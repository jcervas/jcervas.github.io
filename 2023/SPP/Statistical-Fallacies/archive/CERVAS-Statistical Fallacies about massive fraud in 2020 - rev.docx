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Fallacies in Statistically-Based Claims about Massive Election Fraud in 2020: </w:t>
      </w:r>
    </w:p>
    <w:p w:rsidR="00000000" w:rsidDel="00000000" w:rsidP="00000000" w:rsidRDefault="00000000" w:rsidRPr="00000000" w14:paraId="00000002">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Compendium*</w:t>
      </w:r>
      <w:r w:rsidDel="00000000" w:rsidR="00000000" w:rsidRPr="00000000">
        <w:rPr>
          <w:rtl w:val="0"/>
        </w:rPr>
      </w:r>
    </w:p>
    <w:p w:rsidR="00000000" w:rsidDel="00000000" w:rsidP="00000000" w:rsidRDefault="00000000" w:rsidRPr="00000000" w14:paraId="00000003">
      <w:pPr>
        <w:spacing w:line="259" w:lineRule="auto"/>
        <w:ind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259"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Bernard Grofman</w:t>
      </w:r>
    </w:p>
    <w:p w:rsidR="00000000" w:rsidDel="00000000" w:rsidP="00000000" w:rsidRDefault="00000000" w:rsidRPr="00000000" w14:paraId="00000005">
      <w:pPr>
        <w:spacing w:line="259"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University of California, Irvine</w:t>
      </w:r>
    </w:p>
    <w:p w:rsidR="00000000" w:rsidDel="00000000" w:rsidP="00000000" w:rsidRDefault="00000000" w:rsidRPr="00000000" w14:paraId="00000006">
      <w:pPr>
        <w:spacing w:line="259" w:lineRule="auto"/>
        <w:ind w:firstLine="0"/>
        <w:jc w:val="center"/>
        <w:rPr>
          <w:rFonts w:ascii="Times New Roman" w:cs="Times New Roman" w:eastAsia="Times New Roman" w:hAnsi="Times New Roman"/>
        </w:rPr>
      </w:pPr>
      <w:hyperlink r:id="rId8">
        <w:r w:rsidDel="00000000" w:rsidR="00000000" w:rsidRPr="00000000">
          <w:rPr>
            <w:rFonts w:ascii="Times New Roman" w:cs="Times New Roman" w:eastAsia="Times New Roman" w:hAnsi="Times New Roman"/>
            <w:color w:val="000000"/>
            <w:sz w:val="20"/>
            <w:szCs w:val="20"/>
            <w:u w:val="single"/>
            <w:rtl w:val="0"/>
          </w:rPr>
          <w:t xml:space="preserve">bgrofman@uci.edu</w:t>
        </w:r>
      </w:hyperlink>
      <w:r w:rsidDel="00000000" w:rsidR="00000000" w:rsidRPr="00000000">
        <w:rPr>
          <w:rtl w:val="0"/>
        </w:rPr>
      </w:r>
    </w:p>
    <w:p w:rsidR="00000000" w:rsidDel="00000000" w:rsidP="00000000" w:rsidRDefault="00000000" w:rsidRPr="00000000" w14:paraId="00000007">
      <w:pPr>
        <w:spacing w:line="259"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https://orcid.org/0000-0002-2801-3351</w:t>
      </w:r>
    </w:p>
    <w:p w:rsidR="00000000" w:rsidDel="00000000" w:rsidP="00000000" w:rsidRDefault="00000000" w:rsidRPr="00000000" w14:paraId="00000008">
      <w:pPr>
        <w:spacing w:line="259" w:lineRule="auto"/>
        <w:ind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259" w:lineRule="auto"/>
        <w:ind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259"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Jonathan Cervas</w:t>
      </w:r>
    </w:p>
    <w:p w:rsidR="00000000" w:rsidDel="00000000" w:rsidP="00000000" w:rsidRDefault="00000000" w:rsidRPr="00000000" w14:paraId="0000000B">
      <w:pPr>
        <w:spacing w:line="259"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Carnegie Mellon University</w:t>
      </w:r>
    </w:p>
    <w:p w:rsidR="00000000" w:rsidDel="00000000" w:rsidP="00000000" w:rsidRDefault="00000000" w:rsidRPr="00000000" w14:paraId="0000000C">
      <w:pPr>
        <w:spacing w:line="259" w:lineRule="auto"/>
        <w:ind w:firstLine="0"/>
        <w:jc w:val="center"/>
        <w:rPr>
          <w:rFonts w:ascii="Times New Roman" w:cs="Times New Roman" w:eastAsia="Times New Roman" w:hAnsi="Times New Roman"/>
        </w:rPr>
      </w:pPr>
      <w:hyperlink r:id="rId9">
        <w:r w:rsidDel="00000000" w:rsidR="00000000" w:rsidRPr="00000000">
          <w:rPr>
            <w:rFonts w:ascii="Times New Roman" w:cs="Times New Roman" w:eastAsia="Times New Roman" w:hAnsi="Times New Roman"/>
            <w:color w:val="000000"/>
            <w:sz w:val="20"/>
            <w:szCs w:val="20"/>
            <w:u w:val="single"/>
            <w:rtl w:val="0"/>
          </w:rPr>
          <w:t xml:space="preserve">cervas@cmu.edu</w:t>
        </w:r>
      </w:hyperlink>
      <w:r w:rsidDel="00000000" w:rsidR="00000000" w:rsidRPr="00000000">
        <w:rPr>
          <w:rtl w:val="0"/>
        </w:rPr>
      </w:r>
    </w:p>
    <w:p w:rsidR="00000000" w:rsidDel="00000000" w:rsidP="00000000" w:rsidRDefault="00000000" w:rsidRPr="00000000" w14:paraId="0000000D">
      <w:pPr>
        <w:spacing w:line="259"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https://orcid.org/0000-0001-9686-6308</w:t>
      </w:r>
    </w:p>
    <w:p w:rsidR="00000000" w:rsidDel="00000000" w:rsidP="00000000" w:rsidRDefault="00000000" w:rsidRPr="00000000" w14:paraId="0000000E">
      <w:pPr>
        <w:spacing w:line="259" w:lineRule="auto"/>
        <w:ind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259" w:lineRule="auto"/>
        <w:ind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259" w:lineRule="auto"/>
        <w:ind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259"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259" w:lineRule="auto"/>
        <w:ind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259" w:lineRule="auto"/>
        <w:ind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259"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research was partially supported by the Peltason Chair of Democracy Studies, University of California, Irvine</w:t>
      </w:r>
    </w:p>
    <w:p w:rsidR="00000000" w:rsidDel="00000000" w:rsidP="00000000" w:rsidRDefault="00000000" w:rsidRPr="00000000" w14:paraId="00000015">
      <w:pPr>
        <w:spacing w:line="259"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line="240" w:lineRule="auto"/>
        <w:ind w:firstLine="0"/>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ABSTRACT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amount that has been uttered/written about the assertions of massive electoral fraud in the 2020 presidential election is immense. Here, we examine claims of fraud based on aggregate election data. We limit ourselves to claims in which the data itself is essentially undisputed, but where the implications of that data for the presence of massive fraud have been largely or entirely misinterpreted through invalid statistical or logical reasoning. Our goal is not to provide new insights, since virtually all the points we make have been made by others, but rather to put together in one place a compendium of recent glaring misuses of statistics that we believe will be useful both as a teaching tool and as a warning about sloppy use of statistics. We deliberately discuss the fallacies in a non-technical way so as to make our critiques broadly accessible to non-specialist audiences. </w:t>
      </w:r>
    </w:p>
    <w:p w:rsidR="00000000" w:rsidDel="00000000" w:rsidP="00000000" w:rsidRDefault="00000000" w:rsidRPr="00000000" w14:paraId="0000001A">
      <w:pPr>
        <w:spacing w:line="240" w:lineRule="auto"/>
        <w:ind w:firstLine="0"/>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Introduction</w:t>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Years after the election, tens of millions of voters, including a clear majority of Republicans and a non-trivial number of independents and Democrats believe that there was massive fraud in 2020. Almost all of those who believe in massive fraud also believe that this fraud denied former President Trump his legitimate election victory (Gardner, 2021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ff0000"/>
          <w:sz w:val="24"/>
          <w:szCs w:val="24"/>
          <w:rtl w:val="0"/>
        </w:rPr>
        <w:t xml:space="preserve">JONATHAN addtl CITEs NEEDED</w:t>
      </w:r>
      <w:r w:rsidDel="00000000" w:rsidR="00000000" w:rsidRPr="00000000">
        <w:rPr>
          <w:rFonts w:ascii="Times New Roman" w:cs="Times New Roman" w:eastAsia="Times New Roman" w:hAnsi="Times New Roman"/>
          <w:sz w:val="24"/>
          <w:szCs w:val="24"/>
          <w:rtl w:val="0"/>
        </w:rPr>
        <w:t xml:space="preserve">). For anyone who is interested in the uses of statistics and statistical reasoning in political debate the claim of massive election fraud in the 2020 presidential election is a fertile ground for exploration. </w:t>
      </w:r>
      <w:sdt>
        <w:sdtPr>
          <w:tag w:val="goog_rdk_0"/>
        </w:sdtPr>
        <w:sdtContent>
          <w:ins w:author="Jonathan Cervas" w:id="0" w:date="2022-04-04T16:53:38Z">
            <w:r w:rsidDel="00000000" w:rsidR="00000000" w:rsidRPr="00000000">
              <w:rPr>
                <w:rFonts w:ascii="Times New Roman" w:cs="Times New Roman" w:eastAsia="Times New Roman" w:hAnsi="Times New Roman"/>
                <w:sz w:val="24"/>
                <w:szCs w:val="24"/>
                <w:rtl w:val="0"/>
              </w:rPr>
              <w:t xml:space="preserve">And considering the enormous stakes for the maintainence of democracy, misinformation surrounding election fraud has broad implications.</w:t>
            </w:r>
          </w:ins>
        </w:sdtContent>
      </w:sdt>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reasons why voters hold to their belief about massive fraud in 2020</w:t>
      </w:r>
      <w:sdt>
        <w:sdtPr>
          <w:tag w:val="goog_rdk_1"/>
        </w:sdtPr>
        <w:sdtContent>
          <w:ins w:author="Jonathan Cervas" w:id="1" w:date="2022-04-04T16:58:35Z">
            <w:r w:rsidDel="00000000" w:rsidR="00000000" w:rsidRPr="00000000">
              <w:rPr>
                <w:rFonts w:ascii="Times New Roman" w:cs="Times New Roman" w:eastAsia="Times New Roman" w:hAnsi="Times New Roman"/>
                <w:b w:val="1"/>
                <w:sz w:val="24"/>
                <w:szCs w:val="24"/>
                <w:rtl w:val="0"/>
              </w:rPr>
              <w:t xml:space="preserve">.</w:t>
            </w:r>
          </w:ins>
        </w:sdtContent>
      </w:sdt>
      <w:r w:rsidDel="00000000" w:rsidR="00000000" w:rsidRPr="00000000">
        <w:rPr>
          <w:rFonts w:ascii="Times New Roman" w:cs="Times New Roman" w:eastAsia="Times New Roman" w:hAnsi="Times New Roman"/>
          <w:b w:val="1"/>
          <w:sz w:val="24"/>
          <w:szCs w:val="24"/>
          <w:rtl w:val="0"/>
        </w:rPr>
        <w:t xml:space="preserve"> </w:t>
      </w:r>
      <w:sdt>
        <w:sdtPr>
          <w:tag w:val="goog_rdk_2"/>
        </w:sdtPr>
        <w:sdtContent>
          <w:ins w:author="Jonathan Cervas" w:id="2" w:date="2022-04-04T16:58:46Z">
            <w:r w:rsidDel="00000000" w:rsidR="00000000" w:rsidRPr="00000000">
              <w:rPr>
                <w:rFonts w:ascii="Times New Roman" w:cs="Times New Roman" w:eastAsia="Times New Roman" w:hAnsi="Times New Roman"/>
                <w:sz w:val="24"/>
                <w:szCs w:val="24"/>
                <w:rtl w:val="0"/>
              </w:rPr>
              <w:t xml:space="preserve">D</w:t>
            </w:r>
          </w:ins>
        </w:sdtContent>
      </w:sdt>
      <w:sdt>
        <w:sdtPr>
          <w:tag w:val="goog_rdk_3"/>
        </w:sdtPr>
        <w:sdtContent>
          <w:del w:author="Jonathan Cervas" w:id="2" w:date="2022-04-04T16:58:46Z">
            <w:r w:rsidDel="00000000" w:rsidR="00000000" w:rsidRPr="00000000">
              <w:rPr>
                <w:rFonts w:ascii="Times New Roman" w:cs="Times New Roman" w:eastAsia="Times New Roman" w:hAnsi="Times New Roman"/>
                <w:sz w:val="24"/>
                <w:szCs w:val="24"/>
                <w:rtl w:val="0"/>
              </w:rPr>
              <w:delText xml:space="preserve">d</w:delText>
            </w:r>
          </w:del>
        </w:sdtContent>
      </w:sdt>
      <w:r w:rsidDel="00000000" w:rsidR="00000000" w:rsidRPr="00000000">
        <w:rPr>
          <w:rFonts w:ascii="Times New Roman" w:cs="Times New Roman" w:eastAsia="Times New Roman" w:hAnsi="Times New Roman"/>
          <w:sz w:val="24"/>
          <w:szCs w:val="24"/>
          <w:rtl w:val="0"/>
        </w:rPr>
        <w:t xml:space="preserve">espite the implausibility of a multi-state conspiracy of such magnitude, </w:t>
      </w:r>
      <w:sdt>
        <w:sdtPr>
          <w:tag w:val="goog_rdk_4"/>
        </w:sdtPr>
        <w:sdtContent>
          <w:ins w:author="Jonathan Cervas" w:id="3" w:date="2022-04-04T17:00:20Z">
            <w:r w:rsidDel="00000000" w:rsidR="00000000" w:rsidRPr="00000000">
              <w:rPr>
                <w:rFonts w:ascii="Times New Roman" w:cs="Times New Roman" w:eastAsia="Times New Roman" w:hAnsi="Times New Roman"/>
                <w:sz w:val="24"/>
                <w:szCs w:val="24"/>
                <w:rtl w:val="0"/>
              </w:rPr>
              <w:t xml:space="preserve">limited to several background states and in particular counties which delivered overwhelmingly to President Biden,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volume and variety of such claims make them like a hydra-headed monster almost impossible to successfully rebut.</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ins>
        </w:sdtContent>
      </w:sdt>
      <w:sdt>
        <w:sdtPr>
          <w:tag w:val="goog_rdk_5"/>
        </w:sdtPr>
        <w:sdtContent>
          <w:del w:author="Jonathan Cervas" w:id="3" w:date="2022-04-04T17:00:20Z">
            <w:r w:rsidDel="00000000" w:rsidR="00000000" w:rsidRPr="00000000">
              <w:rPr>
                <w:rFonts w:ascii="Times New Roman" w:cs="Times New Roman" w:eastAsia="Times New Roman" w:hAnsi="Times New Roman"/>
                <w:sz w:val="24"/>
                <w:szCs w:val="24"/>
                <w:rtl w:val="0"/>
              </w:rPr>
              <w:delText xml:space="preserve">including t</w:delText>
            </w:r>
          </w:del>
        </w:sdtContent>
      </w:sdt>
      <w:sdt>
        <w:sdtPr>
          <w:tag w:val="goog_rdk_6"/>
        </w:sdtPr>
        <w:sdtContent>
          <w:ins w:author="Jonathan Cervas" w:id="3" w:date="2022-04-04T17:00:20Z">
            <w:r w:rsidDel="00000000" w:rsidR="00000000" w:rsidRPr="00000000">
              <w:rPr>
                <w:rFonts w:ascii="Times New Roman" w:cs="Times New Roman" w:eastAsia="Times New Roman" w:hAnsi="Times New Roman"/>
                <w:sz w:val="24"/>
                <w:szCs w:val="24"/>
                <w:rtl w:val="0"/>
              </w:rPr>
              <w:t xml:space="preserve">T</w:t>
            </w:r>
          </w:ins>
        </w:sdtContent>
      </w:sdt>
      <w:r w:rsidDel="00000000" w:rsidR="00000000" w:rsidRPr="00000000">
        <w:rPr>
          <w:rFonts w:ascii="Times New Roman" w:cs="Times New Roman" w:eastAsia="Times New Roman" w:hAnsi="Times New Roman"/>
          <w:sz w:val="24"/>
          <w:szCs w:val="24"/>
          <w:rtl w:val="0"/>
        </w:rPr>
        <w:t xml:space="preserve">he fact that many of these claims about massive fraud in 2020 (including most of those we discuss in this essay) are plausible on their face, even though fallacious, </w:t>
      </w:r>
      <w:sdt>
        <w:sdtPr>
          <w:tag w:val="goog_rdk_7"/>
        </w:sdtPr>
        <w:sdtContent>
          <w:ins w:author="Jonathan Cervas" w:id="4" w:date="2022-04-04T17:01:31Z">
            <w:r w:rsidDel="00000000" w:rsidR="00000000" w:rsidRPr="00000000">
              <w:rPr>
                <w:rFonts w:ascii="Times New Roman" w:cs="Times New Roman" w:eastAsia="Times New Roman" w:hAnsi="Times New Roman"/>
                <w:sz w:val="24"/>
                <w:szCs w:val="24"/>
                <w:rtl w:val="0"/>
              </w:rPr>
              <w:t xml:space="preserve">make it harder to refute the claims sufficently to satisfy those who are in disbelief.</w:t>
            </w:r>
          </w:ins>
        </w:sdtContent>
      </w:sdt>
      <w:sdt>
        <w:sdtPr>
          <w:tag w:val="goog_rdk_8"/>
        </w:sdtPr>
        <w:sdtContent>
          <w:del w:author="Jonathan Cervas" w:id="4" w:date="2022-04-04T17:01:31Z">
            <w:r w:rsidDel="00000000" w:rsidR="00000000" w:rsidRPr="00000000">
              <w:rPr>
                <w:rFonts w:ascii="Times New Roman" w:cs="Times New Roman" w:eastAsia="Times New Roman" w:hAnsi="Times New Roman"/>
                <w:sz w:val="24"/>
                <w:szCs w:val="24"/>
                <w:rtl w:val="0"/>
              </w:rPr>
              <w:delText xml:space="preserve">and the fact that the volume and variety of such claims make them like a hydra-headed monster almost impossible to successfully rebut.</w:delText>
            </w:r>
            <w:r w:rsidDel="00000000" w:rsidR="00000000" w:rsidRPr="00000000">
              <w:rPr>
                <w:rFonts w:ascii="Open Sans" w:cs="Open Sans" w:eastAsia="Open Sans" w:hAnsi="Open Sans"/>
                <w:b w:val="1"/>
                <w:i w:val="0"/>
                <w:color w:val="1f3864"/>
                <w:sz w:val="20"/>
                <w:szCs w:val="20"/>
                <w:vertAlign w:val="superscript"/>
              </w:rPr>
              <w:footnoteReference w:customMarkFollows="0" w:id="1"/>
            </w:r>
            <w:r w:rsidDel="00000000" w:rsidR="00000000" w:rsidRPr="00000000">
              <w:rPr>
                <w:rFonts w:ascii="Times New Roman" w:cs="Times New Roman" w:eastAsia="Times New Roman" w:hAnsi="Times New Roman"/>
                <w:sz w:val="24"/>
                <w:szCs w:val="24"/>
                <w:rtl w:val="0"/>
              </w:rPr>
              <w:delText xml:space="preserve"> </w:delText>
            </w:r>
          </w:del>
        </w:sdtContent>
      </w:sdt>
      <w:r w:rsidDel="00000000" w:rsidR="00000000" w:rsidRPr="00000000">
        <w:rPr>
          <w:rFonts w:ascii="Times New Roman" w:cs="Times New Roman" w:eastAsia="Times New Roman" w:hAnsi="Times New Roman"/>
          <w:sz w:val="24"/>
          <w:szCs w:val="24"/>
          <w:rtl w:val="0"/>
        </w:rPr>
        <w:t xml:space="preserve">Exploring why voters believe what they do is not, however, the purpose of this essay.</w:t>
      </w:r>
      <w:r w:rsidDel="00000000" w:rsidR="00000000" w:rsidRPr="00000000">
        <w:rPr>
          <w:rFonts w:ascii="Open Sans" w:cs="Open Sans" w:eastAsia="Open Sans" w:hAnsi="Open Sans"/>
          <w:b w:val="1"/>
          <w:i w:val="0"/>
          <w:color w:val="1f3864"/>
          <w:sz w:val="20"/>
          <w:szCs w:val="20"/>
          <w:vertAlign w:val="superscript"/>
          <w:rtl w:val="0"/>
        </w:rPr>
        <w:t xml:space="preserve"> </w:t>
      </w:r>
      <w:r w:rsidDel="00000000" w:rsidR="00000000" w:rsidRPr="00000000">
        <w:rPr>
          <w:rFonts w:ascii="Open Sans SemiBold" w:cs="Open Sans SemiBold" w:eastAsia="Open Sans SemiBold" w:hAnsi="Open Sans SemiBold"/>
          <w:b w:val="0"/>
          <w:i w:val="0"/>
          <w:color w:val="1f3864"/>
          <w:sz w:val="20"/>
          <w:szCs w:val="20"/>
          <w:vertAlign w:val="superscript"/>
        </w:rPr>
        <w:footnoteReference w:customMarkFollows="0" w:id="2"/>
      </w:r>
      <w:r w:rsidDel="00000000" w:rsidR="00000000" w:rsidRPr="00000000">
        <w:rPr>
          <w:rFonts w:ascii="Times New Roman" w:cs="Times New Roman" w:eastAsia="Times New Roman" w:hAnsi="Times New Roman"/>
          <w:sz w:val="24"/>
          <w:szCs w:val="24"/>
          <w:rtl w:val="0"/>
        </w:rPr>
        <w:t xml:space="preserve"> Similarly, we do not wish to argue about what lies were or were not told, and by whom, or what state</w:t>
      </w:r>
      <w:sdt>
        <w:sdtPr>
          <w:tag w:val="goog_rdk_9"/>
        </w:sdtPr>
        <w:sdtContent>
          <w:ins w:author="Jonathan Cervas" w:id="5" w:date="2022-04-04T17:04:42Z">
            <w:r w:rsidDel="00000000" w:rsidR="00000000" w:rsidRPr="00000000">
              <w:rPr>
                <w:rFonts w:ascii="Times New Roman" w:cs="Times New Roman" w:eastAsia="Times New Roman" w:hAnsi="Times New Roman"/>
                <w:sz w:val="24"/>
                <w:szCs w:val="24"/>
                <w:rtl w:val="0"/>
              </w:rPr>
              <w:t xml:space="preserve"> or federal</w:t>
            </w:r>
          </w:ins>
        </w:sdtContent>
      </w:sdt>
      <w:r w:rsidDel="00000000" w:rsidR="00000000" w:rsidRPr="00000000">
        <w:rPr>
          <w:rFonts w:ascii="Times New Roman" w:cs="Times New Roman" w:eastAsia="Times New Roman" w:hAnsi="Times New Roman"/>
          <w:sz w:val="24"/>
          <w:szCs w:val="24"/>
          <w:rtl w:val="0"/>
        </w:rPr>
        <w:t xml:space="preserve"> courts should or should not have decided about election law. And our list of statistical fallacies committed by those who alleged massive fraud in the 2020 election in no ways claims to be an exhaustive one.</w:t>
      </w:r>
      <w:r w:rsidDel="00000000" w:rsidR="00000000" w:rsidRPr="00000000">
        <w:rPr>
          <w:rFonts w:ascii="Open Sans" w:cs="Open Sans" w:eastAsia="Open Sans" w:hAnsi="Open Sans"/>
          <w:i w:val="0"/>
          <w:color w:val="1f3864"/>
          <w:sz w:val="20"/>
          <w:szCs w:val="20"/>
          <w:vertAlign w:val="superscript"/>
        </w:rPr>
        <w:footnoteReference w:customMarkFollows="0" w:id="3"/>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Indeed, to the contrary,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are not </w:t>
      </w:r>
      <w:r w:rsidDel="00000000" w:rsidR="00000000" w:rsidRPr="00000000">
        <w:rPr>
          <w:rFonts w:ascii="Times New Roman" w:cs="Times New Roman" w:eastAsia="Times New Roman" w:hAnsi="Times New Roman"/>
          <w:sz w:val="24"/>
          <w:szCs w:val="24"/>
          <w:rtl w:val="0"/>
        </w:rPr>
        <w:t xml:space="preserve">going to discuss the vast bulk of claims made about fraud. Our concern here is a narrowly focused one. We deal solely with claims about fraud that are grounded, at least in part, on </w:t>
      </w:r>
      <w:r w:rsidDel="00000000" w:rsidR="00000000" w:rsidRPr="00000000">
        <w:rPr>
          <w:rFonts w:ascii="Times New Roman" w:cs="Times New Roman" w:eastAsia="Times New Roman" w:hAnsi="Times New Roman"/>
          <w:sz w:val="24"/>
          <w:szCs w:val="24"/>
          <w:u w:val="single"/>
          <w:rtl w:val="0"/>
        </w:rPr>
        <w:t xml:space="preserve">indisputable facts about statistical features of the 2020 presidential election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goal is not to provide new insights about these statistical fallacies, since the particular fallacies we give have already been rebutted by others. Rather, our goal is put together in one place a useful compendium of many of the most glaring recent misuses of statistical reasoning as applied to understanding elections,</w:t>
      </w:r>
      <w:r w:rsidDel="00000000" w:rsidR="00000000" w:rsidRPr="00000000">
        <w:rPr>
          <w:rFonts w:ascii="Times New Roman" w:cs="Times New Roman" w:eastAsia="Times New Roman" w:hAnsi="Times New Roman"/>
          <w:b w:val="1"/>
          <w:i w:val="0"/>
          <w:color w:val="1f3864"/>
          <w:sz w:val="24"/>
          <w:szCs w:val="24"/>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and to do so in a way that is readily accessible to non-technical readers.</w:t>
      </w:r>
      <w:r w:rsidDel="00000000" w:rsidR="00000000" w:rsidRPr="00000000">
        <w:rPr>
          <w:rFonts w:ascii="Open Sans" w:cs="Open Sans" w:eastAsia="Open Sans" w:hAnsi="Open Sans"/>
          <w:i w:val="0"/>
          <w:color w:val="1f3864"/>
          <w:sz w:val="20"/>
          <w:szCs w:val="20"/>
          <w:vertAlign w:val="superscript"/>
        </w:rPr>
        <w:footnoteReference w:customMarkFollows="0" w:id="4"/>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believe strongly that a discussion of statistical fallacies based on real-world examples should be part of any statistics or public policy curriculum.</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begin our inventory of fallacies with (a) arithmetic fallacies of a simple sort, such as drawing conclusions from unweighted averages where use of weighted average was required, cherry-picking the data to emphasize only those facts that lead to the desired conclusion, and confusing percentages and percentage point changes Then we discuss (b) improper use of statistical significance, and then turn to (c) inaccurate probabilistic reasoning, such as improperly using as an indicia of fraud having voters with the same name and date of birth. Then we discuss (d) syllogistic arguments based on cross-election </w:t>
      </w:r>
      <w:r w:rsidDel="00000000" w:rsidR="00000000" w:rsidRPr="00000000">
        <w:rPr>
          <w:rFonts w:ascii="Times New Roman" w:cs="Times New Roman" w:eastAsia="Times New Roman" w:hAnsi="Times New Roman"/>
          <w:b w:val="1"/>
          <w:sz w:val="24"/>
          <w:szCs w:val="24"/>
          <w:rtl w:val="0"/>
        </w:rPr>
        <w:t xml:space="preserve">statistical</w:t>
      </w:r>
      <w:r w:rsidDel="00000000" w:rsidR="00000000" w:rsidRPr="00000000">
        <w:rPr>
          <w:rFonts w:ascii="Times New Roman" w:cs="Times New Roman" w:eastAsia="Times New Roman" w:hAnsi="Times New Roman"/>
          <w:sz w:val="24"/>
          <w:szCs w:val="24"/>
          <w:rtl w:val="0"/>
        </w:rPr>
        <w:t xml:space="preserve"> comparisons that are either fallacious in form, or that have at least one premise that is indubitably false, and thus which give rise either to invalid or unfounded conclusions. Finally, we briefly consider similar types of </w:t>
      </w:r>
      <w:r w:rsidDel="00000000" w:rsidR="00000000" w:rsidRPr="00000000">
        <w:rPr>
          <w:rFonts w:ascii="Times New Roman" w:cs="Times New Roman" w:eastAsia="Times New Roman" w:hAnsi="Times New Roman"/>
          <w:b w:val="1"/>
          <w:sz w:val="24"/>
          <w:szCs w:val="24"/>
          <w:rtl w:val="0"/>
        </w:rPr>
        <w:t xml:space="preserve">statistical</w:t>
      </w:r>
      <w:r w:rsidDel="00000000" w:rsidR="00000000" w:rsidRPr="00000000">
        <w:rPr>
          <w:rFonts w:ascii="Times New Roman" w:cs="Times New Roman" w:eastAsia="Times New Roman" w:hAnsi="Times New Roman"/>
          <w:sz w:val="24"/>
          <w:szCs w:val="24"/>
          <w:rtl w:val="0"/>
        </w:rPr>
        <w:t xml:space="preserve"> errors in (</w:t>
      </w:r>
      <w:r w:rsidDel="00000000" w:rsidR="00000000" w:rsidRPr="00000000">
        <w:rPr>
          <w:rFonts w:ascii="Times New Roman" w:cs="Times New Roman" w:eastAsia="Times New Roman" w:hAnsi="Times New Roman"/>
          <w:b w:val="1"/>
          <w:sz w:val="24"/>
          <w:szCs w:val="24"/>
          <w:rtl w:val="0"/>
        </w:rPr>
        <w:t xml:space="preserve">e) syllogistic arguments based on within-election comparisons.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We believe we have a typology that includes</w:t>
      </w:r>
      <w:r w:rsidDel="00000000" w:rsidR="00000000" w:rsidRPr="00000000">
        <w:rPr>
          <w:rFonts w:ascii="Times New Roman" w:cs="Times New Roman" w:eastAsia="Times New Roman" w:hAnsi="Times New Roman"/>
          <w:sz w:val="24"/>
          <w:szCs w:val="24"/>
          <w:rtl w:val="0"/>
        </w:rPr>
        <w:t xml:space="preserve"> the most common errors involving analysis of aggregate election data.</w:t>
      </w:r>
    </w:p>
    <w:p w:rsidR="00000000" w:rsidDel="00000000" w:rsidP="00000000" w:rsidRDefault="00000000" w:rsidRPr="00000000" w14:paraId="00000020">
      <w:pPr>
        <w:pStyle w:val="Heading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Fallacious Statistically Based Claims about Massive Fraud in the 2020 Presidential Election</w:t>
      </w:r>
    </w:p>
    <w:p w:rsidR="00000000" w:rsidDel="00000000" w:rsidP="00000000" w:rsidRDefault="00000000" w:rsidRPr="00000000" w14:paraId="00000021">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Style w:val="Head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Arithmetic Fallacies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3"/>
        <w:rPr>
          <w:rFonts w:ascii="Times New Roman" w:cs="Times New Roman" w:eastAsia="Times New Roman" w:hAnsi="Times New Roman"/>
          <w:b w:val="0"/>
          <w:sz w:val="22"/>
          <w:szCs w:val="22"/>
          <w:u w:val="single"/>
        </w:rPr>
      </w:pPr>
      <w:r w:rsidDel="00000000" w:rsidR="00000000" w:rsidRPr="00000000">
        <w:rPr>
          <w:rFonts w:ascii="Times New Roman" w:cs="Times New Roman" w:eastAsia="Times New Roman" w:hAnsi="Times New Roman"/>
          <w:b w:val="0"/>
          <w:sz w:val="22"/>
          <w:szCs w:val="22"/>
          <w:u w:val="single"/>
          <w:rtl w:val="0"/>
        </w:rPr>
        <w:t xml:space="preserve">Failing to weight units</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Failing to recognize that large changes in one direction in low population subsets or low population demographic subgroups can be compensated for by small changes in the other direction in high population subsets or demographic units is a common mistake. There were various instances of this types of error in discussions of the 2020 election. We first focus on the most common instance. </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observed that Trump won more counties in 2020 than he did in 2016, with the implication being that he must have done better in 2020 than in 2016 in terms of the popular vote.</w:t>
      </w:r>
      <w:r w:rsidDel="00000000" w:rsidR="00000000" w:rsidRPr="00000000">
        <w:rPr>
          <w:rFonts w:ascii="Times New Roman" w:cs="Times New Roman" w:eastAsia="Times New Roman" w:hAnsi="Times New Roman"/>
          <w:b w:val="1"/>
          <w:i w:val="0"/>
          <w:color w:val="1f3864"/>
          <w:sz w:val="24"/>
          <w:szCs w:val="24"/>
          <w:vertAlign w:val="superscript"/>
        </w:rPr>
        <w:footnoteReference w:customMarkFollows="0" w:id="5"/>
      </w:r>
      <w:r w:rsidDel="00000000" w:rsidR="00000000" w:rsidRPr="00000000">
        <w:rPr>
          <w:rFonts w:ascii="Times New Roman" w:cs="Times New Roman" w:eastAsia="Times New Roman" w:hAnsi="Times New Roman"/>
          <w:sz w:val="24"/>
          <w:szCs w:val="24"/>
          <w:rtl w:val="0"/>
        </w:rPr>
        <w:t xml:space="preserve"> But, of course that is nonsense, since he could have done better in the remaining counties and these counties, though fewer in number, had more voters in them. Indeed, Biden received over three million votes in Los Angeles County, alone. In fact, Biden netted an additional 609,000 more votes in 2020 than Clinton did in 2016, just in this one county! Out of the over 3,000 counties in the United States, the top 150 contained half of the total votes casted. Biden won 125 of those 150 (83.3%).</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Errors in using unweighted averages when it is appropriate to use a weighted average can be seen visually when comparing a choropleth map of election results with a cartogram -- a map that has been resized so the units’ area is equal to its population weight.</w:t>
      </w:r>
      <w:r w:rsidDel="00000000" w:rsidR="00000000" w:rsidRPr="00000000">
        <w:rPr>
          <w:rFonts w:ascii="Times New Roman" w:cs="Times New Roman" w:eastAsia="Times New Roman" w:hAnsi="Times New Roman"/>
          <w:b w:val="1"/>
          <w:i w:val="0"/>
          <w:color w:val="1f3864"/>
          <w:sz w:val="24"/>
          <w:szCs w:val="24"/>
          <w:vertAlign w:val="superscript"/>
        </w:rPr>
        <w:footnoteReference w:customMarkFollows="0" w:id="6"/>
      </w:r>
      <w:r w:rsidDel="00000000" w:rsidR="00000000" w:rsidRPr="00000000">
        <w:rPr>
          <w:rFonts w:ascii="Times New Roman" w:cs="Times New Roman" w:eastAsia="Times New Roman" w:hAnsi="Times New Roman"/>
          <w:sz w:val="24"/>
          <w:szCs w:val="24"/>
          <w:rtl w:val="0"/>
        </w:rPr>
        <w:t xml:space="preserve"> If you look at map of U.S. counties showing those won by President Trump in red and those by Hillary Clinton (or Joe Biden) in blue, you will see a sea of red and only a relative handful of pockets of blues. But those pockets (mostly big cities) have lots of voters in them. </w:t>
      </w:r>
    </w:p>
    <w:p w:rsidR="00000000" w:rsidDel="00000000" w:rsidP="00000000" w:rsidRDefault="00000000" w:rsidRPr="00000000" w14:paraId="00000028">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&lt;&lt;Figure 1 about here&gt;&gt;</w:t>
      </w:r>
    </w:p>
    <w:p w:rsidR="00000000" w:rsidDel="00000000" w:rsidP="00000000" w:rsidRDefault="00000000" w:rsidRPr="00000000" w14:paraId="00000029">
      <w:pPr>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rtl w:val="0"/>
        </w:rPr>
        <w:t xml:space="preserve">JONATHAN CAN YOU PROVIDE AN ORDINARY MAP AT THE county LEVEL FOR 2020 AND A CARTOGRAM FOR 2020.</w:t>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Failure to weight units also lead some commentors to focus on Trump’s gains among minority voters. Trump did show a substantial percentage point gain among minorities as compared to 2016, while Biden’s gain among non-minority voters as compared to 2020 was smaller in percentage point terms. </w:t>
      </w:r>
      <w:r w:rsidDel="00000000" w:rsidR="00000000" w:rsidRPr="00000000">
        <w:rPr>
          <w:rFonts w:ascii="Times New Roman" w:cs="Times New Roman" w:eastAsia="Times New Roman" w:hAnsi="Times New Roman"/>
          <w:color w:val="ff0000"/>
          <w:sz w:val="24"/>
          <w:szCs w:val="24"/>
          <w:rtl w:val="0"/>
        </w:rPr>
        <w:t xml:space="preserve">JONATHAN CAN YOU FILL IN ACTUAL NUMBERS?</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It might seem that these facts imply that Biden must have done worse in popular vote share than Clinton did in 2016. But the electorate is predominantly non-minority. </w:t>
      </w:r>
      <w:r w:rsidDel="00000000" w:rsidR="00000000" w:rsidRPr="00000000">
        <w:rPr>
          <w:rFonts w:ascii="Times New Roman" w:cs="Times New Roman" w:eastAsia="Times New Roman" w:hAnsi="Times New Roman"/>
          <w:b w:val="1"/>
          <w:color w:val="0070c0"/>
          <w:sz w:val="24"/>
          <w:szCs w:val="24"/>
          <w:rtl w:val="0"/>
        </w:rPr>
        <w:t xml:space="preserve">Moreover, while turnout for non-minority Trump supporters went up, turnout for non-minority Democratic voters went up even faster, and minority turnout as a share of total turnout declined in 2020 from what it had been in 2016. </w:t>
      </w:r>
      <w:r w:rsidDel="00000000" w:rsidR="00000000" w:rsidRPr="00000000">
        <w:rPr>
          <w:rFonts w:ascii="Times New Roman" w:cs="Times New Roman" w:eastAsia="Times New Roman" w:hAnsi="Times New Roman"/>
          <w:b w:val="1"/>
          <w:color w:val="ff0000"/>
          <w:sz w:val="24"/>
          <w:szCs w:val="24"/>
          <w:rtl w:val="0"/>
        </w:rPr>
        <w:t xml:space="preserve">Jonathan IS what IS IN BLUE CORRECT? </w:t>
      </w:r>
      <w:r w:rsidDel="00000000" w:rsidR="00000000" w:rsidRPr="00000000">
        <w:rPr>
          <w:rFonts w:ascii="Times New Roman" w:cs="Times New Roman" w:eastAsia="Times New Roman" w:hAnsi="Times New Roman"/>
          <w:sz w:val="24"/>
          <w:szCs w:val="24"/>
          <w:rtl w:val="0"/>
        </w:rPr>
        <w:t xml:space="preserve">The actual combination of percentage point </w:t>
      </w:r>
      <w:r w:rsidDel="00000000" w:rsidR="00000000" w:rsidRPr="00000000">
        <w:rPr>
          <w:rFonts w:ascii="Times New Roman" w:cs="Times New Roman" w:eastAsia="Times New Roman" w:hAnsi="Times New Roman"/>
          <w:sz w:val="24"/>
          <w:szCs w:val="24"/>
          <w:u w:val="single"/>
          <w:rtl w:val="0"/>
        </w:rPr>
        <w:t xml:space="preserve">losses</w:t>
      </w:r>
      <w:r w:rsidDel="00000000" w:rsidR="00000000" w:rsidRPr="00000000">
        <w:rPr>
          <w:rFonts w:ascii="Times New Roman" w:cs="Times New Roman" w:eastAsia="Times New Roman" w:hAnsi="Times New Roman"/>
          <w:sz w:val="24"/>
          <w:szCs w:val="24"/>
          <w:rtl w:val="0"/>
        </w:rPr>
        <w:t xml:space="preserve"> among minority voters and percentage point </w:t>
      </w:r>
      <w:r w:rsidDel="00000000" w:rsidR="00000000" w:rsidRPr="00000000">
        <w:rPr>
          <w:rFonts w:ascii="Times New Roman" w:cs="Times New Roman" w:eastAsia="Times New Roman" w:hAnsi="Times New Roman"/>
          <w:sz w:val="24"/>
          <w:szCs w:val="24"/>
          <w:u w:val="single"/>
          <w:rtl w:val="0"/>
        </w:rPr>
        <w:t xml:space="preserve">gains</w:t>
      </w:r>
      <w:r w:rsidDel="00000000" w:rsidR="00000000" w:rsidRPr="00000000">
        <w:rPr>
          <w:rFonts w:ascii="Times New Roman" w:cs="Times New Roman" w:eastAsia="Times New Roman" w:hAnsi="Times New Roman"/>
          <w:sz w:val="24"/>
          <w:szCs w:val="24"/>
          <w:rtl w:val="0"/>
        </w:rPr>
        <w:t xml:space="preserve"> among non-minority voters,</w:t>
      </w:r>
      <w:r w:rsidDel="00000000" w:rsidR="00000000" w:rsidRPr="00000000">
        <w:rPr>
          <w:b w:val="1"/>
          <w:rtl w:val="0"/>
        </w:rPr>
        <w:t xml:space="preserve"> </w:t>
      </w:r>
      <w:r w:rsidDel="00000000" w:rsidR="00000000" w:rsidRPr="00000000">
        <w:rPr>
          <w:rFonts w:ascii="Times New Roman" w:cs="Times New Roman" w:eastAsia="Times New Roman" w:hAnsi="Times New Roman"/>
          <w:sz w:val="24"/>
          <w:szCs w:val="24"/>
          <w:rtl w:val="0"/>
        </w:rPr>
        <w:t xml:space="preserve">gave rise to an election in which Biden won </w:t>
      </w:r>
      <w:r w:rsidDel="00000000" w:rsidR="00000000" w:rsidRPr="00000000">
        <w:rPr>
          <w:rFonts w:ascii="Times New Roman" w:cs="Times New Roman" w:eastAsia="Times New Roman" w:hAnsi="Times New Roman"/>
          <w:b w:val="1"/>
          <w:color w:val="ff0000"/>
          <w:sz w:val="24"/>
          <w:szCs w:val="24"/>
          <w:rtl w:val="0"/>
        </w:rPr>
        <w:t xml:space="preserve">XX.X</w:t>
      </w:r>
      <w:r w:rsidDel="00000000" w:rsidR="00000000" w:rsidRPr="00000000">
        <w:rPr>
          <w:rFonts w:ascii="Times New Roman" w:cs="Times New Roman" w:eastAsia="Times New Roman" w:hAnsi="Times New Roman"/>
          <w:sz w:val="24"/>
          <w:szCs w:val="24"/>
          <w:rtl w:val="0"/>
        </w:rPr>
        <w:t xml:space="preserve">% of the popular vote (i.e., total vote) in 2020 compared to Clinton’s vote share in 2016 of </w:t>
      </w:r>
      <w:r w:rsidDel="00000000" w:rsidR="00000000" w:rsidRPr="00000000">
        <w:rPr>
          <w:rFonts w:ascii="Times New Roman" w:cs="Times New Roman" w:eastAsia="Times New Roman" w:hAnsi="Times New Roman"/>
          <w:color w:val="ff0000"/>
          <w:sz w:val="24"/>
          <w:szCs w:val="24"/>
          <w:rtl w:val="0"/>
        </w:rPr>
        <w:t xml:space="preserve">YY.Y</w:t>
      </w:r>
      <w:r w:rsidDel="00000000" w:rsidR="00000000" w:rsidRPr="00000000">
        <w:rPr>
          <w:rFonts w:ascii="Times New Roman" w:cs="Times New Roman" w:eastAsia="Times New Roman" w:hAnsi="Times New Roman"/>
          <w:sz w:val="24"/>
          <w:szCs w:val="24"/>
          <w:rtl w:val="0"/>
        </w:rPr>
        <w:t xml:space="preserve">%. Moreover, the increased total turnout further increased Biden’s margin of victory over Trump. Trump lost to Clinton by </w:t>
      </w:r>
      <w:r w:rsidDel="00000000" w:rsidR="00000000" w:rsidRPr="00000000">
        <w:rPr>
          <w:rFonts w:ascii="Times New Roman" w:cs="Times New Roman" w:eastAsia="Times New Roman" w:hAnsi="Times New Roman"/>
          <w:color w:val="ff0000"/>
          <w:sz w:val="24"/>
          <w:szCs w:val="24"/>
          <w:rtl w:val="0"/>
        </w:rPr>
        <w:t xml:space="preserve">y.y </w:t>
      </w:r>
      <w:r w:rsidDel="00000000" w:rsidR="00000000" w:rsidRPr="00000000">
        <w:rPr>
          <w:rFonts w:ascii="Times New Roman" w:cs="Times New Roman" w:eastAsia="Times New Roman" w:hAnsi="Times New Roman"/>
          <w:sz w:val="24"/>
          <w:szCs w:val="24"/>
          <w:rtl w:val="0"/>
        </w:rPr>
        <w:t xml:space="preserve">million votes in 2016</w:t>
      </w:r>
      <w:r w:rsidDel="00000000" w:rsidR="00000000" w:rsidRPr="00000000">
        <w:rPr>
          <w:rFonts w:ascii="Times New Roman" w:cs="Times New Roman" w:eastAsia="Times New Roman" w:hAnsi="Times New Roman"/>
          <w:color w:val="ff0000"/>
          <w:sz w:val="24"/>
          <w:szCs w:val="24"/>
          <w:rtl w:val="0"/>
        </w:rPr>
        <w:t xml:space="preserve">JONATHAN CAN YOU FILL IN ACTUAL NUMBERS?</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he lost to Biden by </w:t>
      </w:r>
      <w:r w:rsidDel="00000000" w:rsidR="00000000" w:rsidRPr="00000000">
        <w:rPr>
          <w:rFonts w:ascii="Times New Roman" w:cs="Times New Roman" w:eastAsia="Times New Roman" w:hAnsi="Times New Roman"/>
          <w:color w:val="ff0000"/>
          <w:sz w:val="24"/>
          <w:szCs w:val="24"/>
          <w:rtl w:val="0"/>
        </w:rPr>
        <w:t xml:space="preserve">x.x </w:t>
      </w:r>
      <w:r w:rsidDel="00000000" w:rsidR="00000000" w:rsidRPr="00000000">
        <w:rPr>
          <w:rFonts w:ascii="Times New Roman" w:cs="Times New Roman" w:eastAsia="Times New Roman" w:hAnsi="Times New Roman"/>
          <w:sz w:val="24"/>
          <w:szCs w:val="24"/>
          <w:rtl w:val="0"/>
        </w:rPr>
        <w:t xml:space="preserve">million votes </w:t>
      </w:r>
      <w:r w:rsidDel="00000000" w:rsidR="00000000" w:rsidRPr="00000000">
        <w:rPr>
          <w:rFonts w:ascii="Times New Roman" w:cs="Times New Roman" w:eastAsia="Times New Roman" w:hAnsi="Times New Roman"/>
          <w:color w:val="ff0000"/>
          <w:sz w:val="24"/>
          <w:szCs w:val="24"/>
          <w:rtl w:val="0"/>
        </w:rPr>
        <w:t xml:space="preserve">JONATHAN CAN YOU FILL IN ACTUAL NUMBERS</w:t>
      </w:r>
      <w:r w:rsidDel="00000000" w:rsidR="00000000" w:rsidRPr="00000000">
        <w:rPr>
          <w:rFonts w:ascii="Times New Roman" w:cs="Times New Roman" w:eastAsia="Times New Roman" w:hAnsi="Times New Roman"/>
          <w:b w:val="1"/>
          <w:color w:val="ff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 </w:t>
      </w:r>
      <w:r w:rsidDel="00000000" w:rsidR="00000000" w:rsidRPr="00000000">
        <w:rPr>
          <w:rFonts w:ascii="Open Sans SemiBold" w:cs="Open Sans SemiBold" w:eastAsia="Open Sans SemiBold" w:hAnsi="Open Sans SemiBold"/>
          <w:b w:val="1"/>
          <w:i w:val="0"/>
          <w:color w:val="1f3864"/>
          <w:sz w:val="20"/>
          <w:szCs w:val="20"/>
          <w:vertAlign w:val="superscript"/>
        </w:rPr>
        <w:footnoteReference w:customMarkFollows="0" w:id="7"/>
      </w:r>
      <w:r w:rsidDel="00000000" w:rsidR="00000000" w:rsidRPr="00000000">
        <w:rPr>
          <w:rtl w:val="0"/>
        </w:rPr>
      </w:r>
    </w:p>
    <w:p w:rsidR="00000000" w:rsidDel="00000000" w:rsidP="00000000" w:rsidRDefault="00000000" w:rsidRPr="00000000" w14:paraId="0000002B">
      <w:pPr>
        <w:pStyle w:val="Heading2"/>
        <w:rPr>
          <w:rFonts w:ascii="Times New Roman" w:cs="Times New Roman" w:eastAsia="Times New Roman" w:hAnsi="Times New Roman"/>
          <w:b w:val="0"/>
          <w:sz w:val="22"/>
          <w:szCs w:val="22"/>
          <w:u w:val="single"/>
        </w:rPr>
      </w:pPr>
      <w:r w:rsidDel="00000000" w:rsidR="00000000" w:rsidRPr="00000000">
        <w:rPr>
          <w:rFonts w:ascii="Times New Roman" w:cs="Times New Roman" w:eastAsia="Times New Roman" w:hAnsi="Times New Roman"/>
          <w:b w:val="0"/>
          <w:sz w:val="22"/>
          <w:szCs w:val="22"/>
          <w:u w:val="single"/>
          <w:rtl w:val="0"/>
        </w:rPr>
        <w:t xml:space="preserve">Cherry-picking the data</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more primitive form of failing to weight the data properly is cherry-picking the data to emphasize only those facts that lead to the desired conclusion. In employing only the partial story, a claimant can appear to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have been honest while suppressing pertinent information that otherwise would prove their claims either false, or incomplete.</w:t>
      </w:r>
      <w:r w:rsidDel="00000000" w:rsidR="00000000" w:rsidRPr="00000000">
        <w:rPr>
          <w:rFonts w:ascii="Open Sans SemiBold" w:cs="Open Sans SemiBold" w:eastAsia="Open Sans SemiBold" w:hAnsi="Open Sans SemiBold"/>
          <w:b w:val="1"/>
          <w:i w:val="0"/>
          <w:color w:val="1f3864"/>
          <w:sz w:val="20"/>
          <w:szCs w:val="20"/>
          <w:vertAlign w:val="superscript"/>
        </w:rPr>
        <w:footnoteReference w:customMarkFollows="0" w:id="8"/>
      </w:r>
      <w:r w:rsidDel="00000000" w:rsidR="00000000" w:rsidRPr="00000000">
        <w:rPr>
          <w:rFonts w:ascii="Times New Roman" w:cs="Times New Roman" w:eastAsia="Times New Roman" w:hAnsi="Times New Roman"/>
          <w:sz w:val="24"/>
          <w:szCs w:val="24"/>
          <w:rtl w:val="0"/>
        </w:rPr>
        <w:t xml:space="preserve"> Because the data being cited is accurate, cherry-picking can prove a persuasive tool. One example of cherry-picking the data about the 2020 election is to highlight the situations where Biden did worse than Clinton, to suggest that it was impossible for Biden to have done better against Trump than did the previous Democratic candidate and, since Trump beat Clinton, absent fraud, Trump must also have beaten Biden.</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it is true that, in terms of percentage voting for the Democratic candidate, racial</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minority support for Biden was (marginally) lower than for Hillary Clinton. However, support among categories of white voters, namely the college educated and those living in suburbs, was higher for Biden than for Hillary Clinton. Similarly, there were some urban areas where support for Biden was lower than for Hillary Clinton but there were also urban areas where support for Biden was higher than for Hillary Clinton. It is, of course, the combination of </w:t>
      </w:r>
      <w:r w:rsidDel="00000000" w:rsidR="00000000" w:rsidRPr="00000000">
        <w:rPr>
          <w:rFonts w:ascii="Times New Roman" w:cs="Times New Roman" w:eastAsia="Times New Roman" w:hAnsi="Times New Roman"/>
          <w:sz w:val="24"/>
          <w:szCs w:val="24"/>
          <w:u w:val="single"/>
          <w:rtl w:val="0"/>
        </w:rPr>
        <w:t xml:space="preserve">all</w:t>
      </w:r>
      <w:r w:rsidDel="00000000" w:rsidR="00000000" w:rsidRPr="00000000">
        <w:rPr>
          <w:rFonts w:ascii="Times New Roman" w:cs="Times New Roman" w:eastAsia="Times New Roman" w:hAnsi="Times New Roman"/>
          <w:sz w:val="24"/>
          <w:szCs w:val="24"/>
          <w:rtl w:val="0"/>
        </w:rPr>
        <w:t xml:space="preserve"> the subgroup patterns of voting and the pattern of their geographic location as it affects Electoral College outcomes that matters. Looking only at some subsets of voters, or only some geographic areas, e.g., only rural counties, is misleading and can lead to ridiculous claims that the candidate who received more votes did not actually receive more votes. Moreover, as we show below, decreases (increases) in the </w:t>
      </w:r>
      <w:r w:rsidDel="00000000" w:rsidR="00000000" w:rsidRPr="00000000">
        <w:rPr>
          <w:rFonts w:ascii="Times New Roman" w:cs="Times New Roman" w:eastAsia="Times New Roman" w:hAnsi="Times New Roman"/>
          <w:i w:val="1"/>
          <w:sz w:val="24"/>
          <w:szCs w:val="24"/>
          <w:rtl w:val="0"/>
        </w:rPr>
        <w:t xml:space="preserve">percentage</w:t>
      </w:r>
      <w:r w:rsidDel="00000000" w:rsidR="00000000" w:rsidRPr="00000000">
        <w:rPr>
          <w:rFonts w:ascii="Times New Roman" w:cs="Times New Roman" w:eastAsia="Times New Roman" w:hAnsi="Times New Roman"/>
          <w:sz w:val="24"/>
          <w:szCs w:val="24"/>
          <w:rtl w:val="0"/>
        </w:rPr>
        <w:t xml:space="preserve"> of votes from given group or area can be offset by increases (decreases) in the </w:t>
      </w:r>
      <w:r w:rsidDel="00000000" w:rsidR="00000000" w:rsidRPr="00000000">
        <w:rPr>
          <w:rFonts w:ascii="Times New Roman" w:cs="Times New Roman" w:eastAsia="Times New Roman" w:hAnsi="Times New Roman"/>
          <w:i w:val="1"/>
          <w:sz w:val="24"/>
          <w:szCs w:val="24"/>
          <w:rtl w:val="0"/>
        </w:rPr>
        <w:t xml:space="preserve">number</w:t>
      </w:r>
      <w:r w:rsidDel="00000000" w:rsidR="00000000" w:rsidRPr="00000000">
        <w:rPr>
          <w:rFonts w:ascii="Times New Roman" w:cs="Times New Roman" w:eastAsia="Times New Roman" w:hAnsi="Times New Roman"/>
          <w:sz w:val="24"/>
          <w:szCs w:val="24"/>
          <w:rtl w:val="0"/>
        </w:rPr>
        <w:t xml:space="preserve"> of raw votes in terms of impact on the difference in raw votes between two candidates.</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Style w:val="Heading3"/>
        <w:rPr>
          <w:rFonts w:ascii="Times New Roman" w:cs="Times New Roman" w:eastAsia="Times New Roman" w:hAnsi="Times New Roman"/>
          <w:b w:val="0"/>
          <w:sz w:val="22"/>
          <w:szCs w:val="22"/>
          <w:u w:val="single"/>
        </w:rPr>
      </w:pPr>
      <w:r w:rsidDel="00000000" w:rsidR="00000000" w:rsidRPr="00000000">
        <w:rPr>
          <w:rFonts w:ascii="Times New Roman" w:cs="Times New Roman" w:eastAsia="Times New Roman" w:hAnsi="Times New Roman"/>
          <w:b w:val="0"/>
          <w:sz w:val="22"/>
          <w:szCs w:val="22"/>
          <w:u w:val="single"/>
          <w:rtl w:val="0"/>
        </w:rPr>
        <w:t xml:space="preserve">Changes in vote percentage vs. changes in vote totals</w:t>
      </w:r>
    </w:p>
    <w:p w:rsidR="00000000" w:rsidDel="00000000" w:rsidP="00000000" w:rsidRDefault="00000000" w:rsidRPr="00000000" w14:paraId="00000030">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sz w:val="24"/>
          <w:szCs w:val="24"/>
          <w:rtl w:val="0"/>
        </w:rPr>
        <w:t xml:space="preserve"> President Trump’s percentage of support among minority voters increased in 2020 from what it had been in 2016. It might seem obvious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that, whatever happened overall, President Trump should therefore have done better in 2020 than in 2016 among </w:t>
      </w:r>
      <w:r w:rsidDel="00000000" w:rsidR="00000000" w:rsidRPr="00000000">
        <w:rPr>
          <w:rFonts w:ascii="Times New Roman" w:cs="Times New Roman" w:eastAsia="Times New Roman" w:hAnsi="Times New Roman"/>
          <w:sz w:val="24"/>
          <w:szCs w:val="24"/>
          <w:u w:val="single"/>
          <w:rtl w:val="0"/>
        </w:rPr>
        <w:t xml:space="preserve">this group of voters</w:t>
      </w:r>
      <w:r w:rsidDel="00000000" w:rsidR="00000000" w:rsidRPr="00000000">
        <w:rPr>
          <w:rFonts w:ascii="Times New Roman" w:cs="Times New Roman" w:eastAsia="Times New Roman" w:hAnsi="Times New Roman"/>
          <w:sz w:val="24"/>
          <w:szCs w:val="24"/>
          <w:rtl w:val="0"/>
        </w:rPr>
        <w:t xml:space="preserve"> in terms of reducing the gap between his total votes from this group and those received by his opponent. But that need not be true! We need always to take into account raw vote totals. </w:t>
      </w:r>
      <w:r w:rsidDel="00000000" w:rsidR="00000000" w:rsidRPr="00000000">
        <w:rPr>
          <w:rFonts w:ascii="Times New Roman" w:cs="Times New Roman" w:eastAsia="Times New Roman" w:hAnsi="Times New Roman"/>
          <w:b w:val="1"/>
          <w:color w:val="0070c0"/>
          <w:sz w:val="24"/>
          <w:szCs w:val="24"/>
          <w:rtl w:val="0"/>
        </w:rPr>
        <w:t xml:space="preserve">In particular, total turnout rose in 2020 as compared to 2016 among both minority and non-minority voters -- but the increase was greater among non-minority voters, so that the proportion of the electorate that was minority fell in 2020 from what it had been in 2016. </w:t>
      </w:r>
      <w:r w:rsidDel="00000000" w:rsidR="00000000" w:rsidRPr="00000000">
        <w:rPr>
          <w:rFonts w:ascii="Times New Roman" w:cs="Times New Roman" w:eastAsia="Times New Roman" w:hAnsi="Times New Roman"/>
          <w:b w:val="1"/>
          <w:color w:val="ff0000"/>
          <w:sz w:val="24"/>
          <w:szCs w:val="24"/>
          <w:rtl w:val="0"/>
        </w:rPr>
        <w:t xml:space="preserve">JONATHAN IS THIS CORRECT?</w:t>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Below we offer a very simple example in which President’s Trump </w:t>
      </w:r>
      <w:r w:rsidDel="00000000" w:rsidR="00000000" w:rsidRPr="00000000">
        <w:rPr>
          <w:rFonts w:ascii="Times New Roman" w:cs="Times New Roman" w:eastAsia="Times New Roman" w:hAnsi="Times New Roman"/>
          <w:b w:val="1"/>
          <w:sz w:val="24"/>
          <w:szCs w:val="24"/>
          <w:u w:val="single"/>
          <w:rtl w:val="0"/>
        </w:rPr>
        <w:t xml:space="preserve">percentage </w:t>
      </w:r>
      <w:r w:rsidDel="00000000" w:rsidR="00000000" w:rsidRPr="00000000">
        <w:rPr>
          <w:rFonts w:ascii="Times New Roman" w:cs="Times New Roman" w:eastAsia="Times New Roman" w:hAnsi="Times New Roman"/>
          <w:b w:val="1"/>
          <w:sz w:val="24"/>
          <w:szCs w:val="24"/>
          <w:rtl w:val="0"/>
        </w:rPr>
        <w:t xml:space="preserve">of the minority vote </w:t>
      </w:r>
      <w:r w:rsidDel="00000000" w:rsidR="00000000" w:rsidRPr="00000000">
        <w:rPr>
          <w:rFonts w:ascii="Times New Roman" w:cs="Times New Roman" w:eastAsia="Times New Roman" w:hAnsi="Times New Roman"/>
          <w:b w:val="1"/>
          <w:sz w:val="24"/>
          <w:szCs w:val="24"/>
          <w:u w:val="single"/>
          <w:rtl w:val="0"/>
        </w:rPr>
        <w:t xml:space="preserve">increased</w:t>
      </w:r>
      <w:r w:rsidDel="00000000" w:rsidR="00000000" w:rsidRPr="00000000">
        <w:rPr>
          <w:rFonts w:ascii="Times New Roman" w:cs="Times New Roman" w:eastAsia="Times New Roman" w:hAnsi="Times New Roman"/>
          <w:b w:val="1"/>
          <w:sz w:val="24"/>
          <w:szCs w:val="24"/>
          <w:rtl w:val="0"/>
        </w:rPr>
        <w:t xml:space="preserve">, and yet his overall disadvantage relative to his Democratic opponent actually increased among minorities in terms of </w:t>
      </w:r>
      <w:r w:rsidDel="00000000" w:rsidR="00000000" w:rsidRPr="00000000">
        <w:rPr>
          <w:rFonts w:ascii="Times New Roman" w:cs="Times New Roman" w:eastAsia="Times New Roman" w:hAnsi="Times New Roman"/>
          <w:b w:val="1"/>
          <w:sz w:val="24"/>
          <w:szCs w:val="24"/>
          <w:u w:val="single"/>
          <w:rtl w:val="0"/>
        </w:rPr>
        <w:t xml:space="preserve">total votes received</w:t>
      </w:r>
      <w:r w:rsidDel="00000000" w:rsidR="00000000" w:rsidRPr="00000000">
        <w:rPr>
          <w:rFonts w:ascii="Times New Roman" w:cs="Times New Roman" w:eastAsia="Times New Roman" w:hAnsi="Times New Roman"/>
          <w:b w:val="1"/>
          <w:sz w:val="24"/>
          <w:szCs w:val="24"/>
          <w:rtl w:val="0"/>
        </w:rPr>
        <w:t xml:space="preserve">. To understand what is happening we need to look at changes in turnout. The toy example below matches many of the main qualitative features of the 2016 and 2020 elections, but we simplify by keeping turnout and vote share among non-minority voters fixed, whereas in reality Trump did less well among non-minority voters in 2020 than he did in 2016. </w:t>
      </w:r>
      <w:r w:rsidDel="00000000" w:rsidR="00000000" w:rsidRPr="00000000">
        <w:rPr>
          <w:rFonts w:ascii="Open Sans SemiBold" w:cs="Open Sans SemiBold" w:eastAsia="Open Sans SemiBold" w:hAnsi="Open Sans SemiBold"/>
          <w:b w:val="0"/>
          <w:i w:val="0"/>
          <w:color w:val="1f3864"/>
          <w:sz w:val="20"/>
          <w:szCs w:val="20"/>
          <w:vertAlign w:val="superscript"/>
        </w:rPr>
        <w:footnoteReference w:customMarkFollows="0" w:id="9"/>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Assume Trump in 2016 received 30% of the votes from minority voters in 2016 and Clinton 70%. In 2020, let us posit an increase in the minority turnout of say 5%, Imagine further that, in 2020, President Trump received 32% of the minority votes to Biden’s 68%. Thus, in 2020, Trump would have received a higher share of the minority vote than he did in 2016; President’s Trump’s vote tally from minorities rises two percentage points. However, as can also be readily calculated, among minority voters, </w:t>
      </w:r>
      <w:r w:rsidDel="00000000" w:rsidR="00000000" w:rsidRPr="00000000">
        <w:rPr>
          <w:rFonts w:ascii="Times New Roman" w:cs="Times New Roman" w:eastAsia="Times New Roman" w:hAnsi="Times New Roman"/>
          <w:b w:val="1"/>
          <w:sz w:val="24"/>
          <w:szCs w:val="24"/>
          <w:u w:val="single"/>
          <w:rtl w:val="0"/>
        </w:rPr>
        <w:t xml:space="preserve">the net vote margin for the Democratic candidate </w:t>
      </w:r>
      <w:r w:rsidDel="00000000" w:rsidR="00000000" w:rsidRPr="00000000">
        <w:rPr>
          <w:rFonts w:ascii="Times New Roman" w:cs="Times New Roman" w:eastAsia="Times New Roman" w:hAnsi="Times New Roman"/>
          <w:b w:val="1"/>
          <w:i w:val="1"/>
          <w:sz w:val="24"/>
          <w:szCs w:val="24"/>
          <w:u w:val="single"/>
          <w:rtl w:val="0"/>
        </w:rPr>
        <w:t xml:space="preserve">increases</w:t>
      </w:r>
      <w:r w:rsidDel="00000000" w:rsidR="00000000" w:rsidRPr="00000000">
        <w:rPr>
          <w:rFonts w:ascii="Times New Roman" w:cs="Times New Roman" w:eastAsia="Times New Roman" w:hAnsi="Times New Roman"/>
          <w:b w:val="1"/>
          <w:sz w:val="24"/>
          <w:szCs w:val="24"/>
          <w:u w:val="single"/>
          <w:rtl w:val="0"/>
        </w:rPr>
        <w:t xml:space="preserve"> by 1.4 percent (=.68*1.05 - .7*1) in the second election as compared to the first</w:t>
      </w:r>
      <w:r w:rsidDel="00000000" w:rsidR="00000000" w:rsidRPr="00000000">
        <w:rPr>
          <w:rFonts w:ascii="Times New Roman" w:cs="Times New Roman" w:eastAsia="Times New Roman" w:hAnsi="Times New Roman"/>
          <w:b w:val="1"/>
          <w:sz w:val="24"/>
          <w:szCs w:val="24"/>
          <w:rtl w:val="0"/>
        </w:rPr>
        <w:t xml:space="preserve">. In other words, in this toy example, once we take changes in turnout into account, despite the increase in President’s Trump’s </w:t>
      </w:r>
      <w:r w:rsidDel="00000000" w:rsidR="00000000" w:rsidRPr="00000000">
        <w:rPr>
          <w:rFonts w:ascii="Times New Roman" w:cs="Times New Roman" w:eastAsia="Times New Roman" w:hAnsi="Times New Roman"/>
          <w:b w:val="1"/>
          <w:sz w:val="24"/>
          <w:szCs w:val="24"/>
          <w:u w:val="single"/>
          <w:rtl w:val="0"/>
        </w:rPr>
        <w:t xml:space="preserve">percentage</w:t>
      </w:r>
      <w:r w:rsidDel="00000000" w:rsidR="00000000" w:rsidRPr="00000000">
        <w:rPr>
          <w:rFonts w:ascii="Times New Roman" w:cs="Times New Roman" w:eastAsia="Times New Roman" w:hAnsi="Times New Roman"/>
          <w:b w:val="1"/>
          <w:sz w:val="24"/>
          <w:szCs w:val="24"/>
          <w:rtl w:val="0"/>
        </w:rPr>
        <w:t xml:space="preserve"> of the minority vote from 2016 to 2020, he actually did worse in 2020 than in 2016 in terms of the </w:t>
      </w:r>
      <w:r w:rsidDel="00000000" w:rsidR="00000000" w:rsidRPr="00000000">
        <w:rPr>
          <w:rFonts w:ascii="Times New Roman" w:cs="Times New Roman" w:eastAsia="Times New Roman" w:hAnsi="Times New Roman"/>
          <w:b w:val="1"/>
          <w:sz w:val="24"/>
          <w:szCs w:val="24"/>
          <w:u w:val="single"/>
          <w:rtl w:val="0"/>
        </w:rPr>
        <w:t xml:space="preserve">gap</w:t>
      </w:r>
      <w:r w:rsidDel="00000000" w:rsidR="00000000" w:rsidRPr="00000000">
        <w:rPr>
          <w:rFonts w:ascii="Times New Roman" w:cs="Times New Roman" w:eastAsia="Times New Roman" w:hAnsi="Times New Roman"/>
          <w:b w:val="1"/>
          <w:sz w:val="24"/>
          <w:szCs w:val="24"/>
          <w:rtl w:val="0"/>
        </w:rPr>
        <w:t xml:space="preserve"> between his total votes from minorities and those received by his Democratic opponent. </w:t>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More generally, if V was the previous vote percentage for the Democratic candidate among the members of the group, and we normalize, T, the percentage turnout among the group’s members in the previous election, to be 1, while we set d as the percentage point decline in Democratic support from that group in the subsequent election and t as the percentage point increase (or decrease) in turnout among that group’s members in the subsequent election, than the Democratic gain or loss from the group’s voting between the two elections is </w:t>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 - d)*(T + t) – VT = Vt -d(1 + t) </w:t>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When t (V- d) &gt; d, this value is positive. The belief that change in percentages tell us everything we need to know about the popular vote is an easy mistake to make, and to further confuse us, changes from previous years may sometimes be given as percentage point changes, and sometimes as percentage changes. Of course, if d is negative, i.e., there was a gain in Democratic vote share in the group, </w:t>
      </w:r>
      <w:r w:rsidDel="00000000" w:rsidR="00000000" w:rsidRPr="00000000">
        <w:rPr>
          <w:rFonts w:ascii="Times New Roman" w:cs="Times New Roman" w:eastAsia="Times New Roman" w:hAnsi="Times New Roman"/>
          <w:b w:val="1"/>
          <w:sz w:val="24"/>
          <w:szCs w:val="24"/>
          <w:u w:val="single"/>
          <w:rtl w:val="0"/>
        </w:rPr>
        <w:t xml:space="preserve">and</w:t>
      </w:r>
      <w:r w:rsidDel="00000000" w:rsidR="00000000" w:rsidRPr="00000000">
        <w:rPr>
          <w:rFonts w:ascii="Times New Roman" w:cs="Times New Roman" w:eastAsia="Times New Roman" w:hAnsi="Times New Roman"/>
          <w:b w:val="1"/>
          <w:sz w:val="24"/>
          <w:szCs w:val="24"/>
          <w:rtl w:val="0"/>
        </w:rPr>
        <w:t xml:space="preserve"> if there is also a rise in turnout in that group, then the raw votes for Democrats from the group must be higher in the latter year.</w:t>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2"/>
          <w:szCs w:val="22"/>
          <w:u w:val="single"/>
          <w:rtl w:val="0"/>
        </w:rPr>
        <w:t xml:space="preserve"> </w:t>
      </w:r>
      <w:r w:rsidDel="00000000" w:rsidR="00000000" w:rsidRPr="00000000">
        <w:rPr>
          <w:rFonts w:ascii="Times New Roman" w:cs="Times New Roman" w:eastAsia="Times New Roman" w:hAnsi="Times New Roman"/>
          <w:b w:val="1"/>
          <w:color w:val="ff0000"/>
          <w:sz w:val="32"/>
          <w:szCs w:val="32"/>
          <w:rtl w:val="0"/>
        </w:rPr>
        <w:t xml:space="preserve">JONATHAN, CAN YOU REPLACE THE TOY EXAMPLE WITH REAL DATA IF THE REAL DATA GIVES RISE TO THE SAME SEEMING PARADOX and also can you please doublecheck that I did the algebra correctly?</w:t>
      </w:r>
      <w:r w:rsidDel="00000000" w:rsidR="00000000" w:rsidRPr="00000000">
        <w:rPr>
          <w:rtl w:val="0"/>
        </w:rPr>
      </w:r>
    </w:p>
    <w:p w:rsidR="00000000" w:rsidDel="00000000" w:rsidP="00000000" w:rsidRDefault="00000000" w:rsidRPr="00000000" w14:paraId="00000037">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Style w:val="Head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Misinterpreting Statistical Significance</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statistics, warning about misinterpreting statistical significance are legion. One point frequently made is that statistical significance can only be interpreted in the context of the specific null hypothesis being tested. Another is a reminder that p values are very strongly linked to sample sizes. A third point is a warning not to confuse statistical significance with substantive importance. A further note of caution is that high statistical significance in regressions does not imply a causal relationship between variables.</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first example of misuse of statistical significance fall into the second and third categories. Our second example involves misinterpretation of causality. Both are found in the expert witness testimony of Dr. Charles Cicchetti in the lawsuit brought by Texas Attorney General Ken Paxton challenging election results in Georgia, Michigan, Pennsylvania, and Wisconsin (</w:t>
      </w:r>
      <w:r w:rsidDel="00000000" w:rsidR="00000000" w:rsidRPr="00000000">
        <w:rPr>
          <w:rFonts w:ascii="Times New Roman" w:cs="Times New Roman" w:eastAsia="Times New Roman" w:hAnsi="Times New Roman"/>
          <w:i w:val="1"/>
          <w:sz w:val="24"/>
          <w:szCs w:val="24"/>
          <w:rtl w:val="0"/>
        </w:rPr>
        <w:t xml:space="preserve">Texas v. Pennsylvania</w:t>
      </w:r>
      <w:r w:rsidDel="00000000" w:rsidR="00000000" w:rsidRPr="00000000">
        <w:rPr>
          <w:rFonts w:ascii="Times New Roman" w:cs="Times New Roman" w:eastAsia="Times New Roman" w:hAnsi="Times New Roman"/>
          <w:sz w:val="24"/>
          <w:szCs w:val="24"/>
          <w:rtl w:val="0"/>
        </w:rPr>
        <w:t xml:space="preserve">, 592 U.S. ___, 2020).</w:t>
      </w:r>
      <w:r w:rsidDel="00000000" w:rsidR="00000000" w:rsidRPr="00000000">
        <w:rPr>
          <w:rFonts w:ascii="Times New Roman" w:cs="Times New Roman" w:eastAsia="Times New Roman" w:hAnsi="Times New Roman"/>
          <w:b w:val="1"/>
          <w:i w:val="0"/>
          <w:color w:val="1f3864"/>
          <w:sz w:val="24"/>
          <w:szCs w:val="24"/>
          <w:vertAlign w:val="superscript"/>
        </w:rPr>
        <w:footnoteReference w:customMarkFollows="0" w:id="10"/>
      </w:r>
      <w:r w:rsidDel="00000000" w:rsidR="00000000" w:rsidRPr="00000000">
        <w:rPr>
          <w:rFonts w:ascii="Times New Roman" w:cs="Times New Roman" w:eastAsia="Times New Roman" w:hAnsi="Times New Roman"/>
          <w:sz w:val="24"/>
          <w:szCs w:val="24"/>
          <w:rtl w:val="0"/>
        </w:rPr>
        <w:t xml:space="preserve"> Dr. Charles Cicchetti’s calculations were picked up and repeated in the blogosphere.</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in comparisons between what was found in 2020 and what was found in 2016 , Dr. Cicchetti noted that he could demonstrate beyond any possibility of error that the vote share distribution for Joe Biden in 2020 differed from that of Hillary Clinton to a statistically improbable degree. He is certainly right about that fact. </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what that shows about election fraud is — exactly nothing! What it shows is that the vote-share distribution for Donald Trump in 2016 was not the same as in 2020. But we could have picked ANY two adjacent presidential election years and showed that the vote shares of the Democratic candidates in those two elections at the level of states or counties or precincts differed from one another. With a large enough sample size, such comparisons are virtually certain to generate statistically significant differences. </w:t>
      </w:r>
    </w:p>
    <w:p w:rsidR="00000000" w:rsidDel="00000000" w:rsidP="00000000" w:rsidRDefault="00000000" w:rsidRPr="00000000" w14:paraId="0000003D">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sz w:val="24"/>
          <w:szCs w:val="24"/>
          <w:rtl w:val="0"/>
        </w:rPr>
        <w:t xml:space="preserve">Second, in a comparison of partisan voting patterns in ballots in 2020 among ballots that are tallied early in the counting process and those that are tallied later, Dr. Cicchetti pointed out that, in some states, President Trump’s share of the vote declined relative to those first reported as polls closed on election night as more ballots were tabulated, while in other states he found the reverse pattern. He found the difference between the early vote-share for Trump and later vote-share for share to be statistically significant beyond any reasonable doubt, though of course, the directionality of the difference was not uniform. And about those facts and the statistical significance of the observed differences he is again quite correct. But what that shows about election fraud is — once again, exactly nothing! Indeed, for those familiar with elections it shows a pattern that was predicted in advance (Foley and Stewart 2020). </w:t>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While once it was believed that mail in ballots are disproportionately Republican, for the last two decades or so the evidence has been clear that mail-in-ballots are more Democratic leaning than is the case for ballots cast in-person. In some states in 2020, mail-in ballots were tallied as they came in; thus, they were the first ballot results to be reported; in other states, the tallying of mail-in ballots did not begin after the polls were closed and they were often the last to be tallied. Thus we would expect that there would be differences across states in early vote versus later vote partisan shares that would be in part predictable by when mail-in ballots were tallied, and this could account for why, in some states, the early vote was more Democratic than the later vote while the reverse was true in other states. </w:t>
      </w:r>
      <w:r w:rsidDel="00000000" w:rsidR="00000000" w:rsidRPr="00000000">
        <w:rPr>
          <w:rFonts w:ascii="Times New Roman" w:cs="Times New Roman" w:eastAsia="Times New Roman" w:hAnsi="Times New Roman"/>
          <w:sz w:val="24"/>
          <w:szCs w:val="24"/>
          <w:rtl w:val="0"/>
        </w:rPr>
        <w:t xml:space="preserve">In fact in </w:t>
      </w:r>
      <w:r w:rsidDel="00000000" w:rsidR="00000000" w:rsidRPr="00000000">
        <w:rPr>
          <w:rFonts w:ascii="Times New Roman" w:cs="Times New Roman" w:eastAsia="Times New Roman" w:hAnsi="Times New Roman"/>
          <w:b w:val="1"/>
          <w:color w:val="00b050"/>
          <w:sz w:val="24"/>
          <w:szCs w:val="24"/>
          <w:rtl w:val="0"/>
        </w:rPr>
        <w:t xml:space="preserve">most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ff0000"/>
          <w:sz w:val="24"/>
          <w:szCs w:val="24"/>
          <w:rtl w:val="0"/>
        </w:rPr>
        <w:t xml:space="preserve">JONATHAN, CAN WE BE MORE PRECISE?</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states where the late-tallied ballots were disproportionately mail-in ballots, they were disproportionately more Democratic than ballots reported earlier. In states where the late-tallied ballots were disproportionately in person ballots, they were disproportionately Republican.</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there is also another reason why late ballot tallies and early ballot tallies might be expected to be different in their partisan outcomes. Ballots tallies come in from counties and then get tallied statewide. When ballots get reported depends upon the efficiency of the county officials doing the tallying. But it is often easier to complete in-person voting tallies in small rural counties where there are few polling stations than in counties with large cities. But rural counties differ from urban counties in their partisan propensities. So, it is essentially guaranteed that there will be differences in partisan vote share as county reports come in at different times on election night.</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 when the null hypothesis is a silly one, there is nothing at all surprising about it being rejected at a high level of statistical significance, especially when sample size is high. Indeed, what would be surprising is that such silly null hypotheses would NOT be rejected. </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Style w:val="Head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Meretricious Probabilistic Reasoning</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3"/>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u w:val="single"/>
          <w:rtl w:val="0"/>
        </w:rPr>
        <w:t xml:space="preserve">Voters with the Same Name and Date and Year of Birth</w:t>
      </w:r>
    </w:p>
    <w:p w:rsidR="00000000" w:rsidDel="00000000" w:rsidP="00000000" w:rsidRDefault="00000000" w:rsidRPr="00000000" w14:paraId="00000045">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2060"/>
          <w:sz w:val="24"/>
          <w:szCs w:val="24"/>
          <w:rtl w:val="0"/>
        </w:rPr>
        <w:t xml:space="preserve">It has been noted that Joe Frazier voted in Pittsburgh in </w:t>
      </w:r>
      <w:r w:rsidDel="00000000" w:rsidR="00000000" w:rsidRPr="00000000">
        <w:rPr>
          <w:rFonts w:ascii="Times New Roman" w:cs="Times New Roman" w:eastAsia="Times New Roman" w:hAnsi="Times New Roman"/>
          <w:b w:val="1"/>
          <w:color w:val="ff0000"/>
          <w:sz w:val="24"/>
          <w:szCs w:val="24"/>
          <w:rtl w:val="0"/>
        </w:rPr>
        <w:t xml:space="preserve">2020?? </w:t>
      </w:r>
      <w:r w:rsidDel="00000000" w:rsidR="00000000" w:rsidRPr="00000000">
        <w:rPr>
          <w:rFonts w:ascii="Times New Roman" w:cs="Times New Roman" w:eastAsia="Times New Roman" w:hAnsi="Times New Roman"/>
          <w:b w:val="1"/>
          <w:color w:val="002060"/>
          <w:sz w:val="24"/>
          <w:szCs w:val="24"/>
          <w:rtl w:val="0"/>
        </w:rPr>
        <w:t xml:space="preserve">even though he had been dead for a while. This fact was taken as evidence of fraud (</w:t>
      </w:r>
      <w:r w:rsidDel="00000000" w:rsidR="00000000" w:rsidRPr="00000000">
        <w:rPr>
          <w:rFonts w:ascii="Times New Roman" w:cs="Times New Roman" w:eastAsia="Times New Roman" w:hAnsi="Times New Roman"/>
          <w:b w:val="1"/>
          <w:color w:val="ff0000"/>
          <w:sz w:val="24"/>
          <w:szCs w:val="24"/>
          <w:rtl w:val="0"/>
        </w:rPr>
        <w:t xml:space="preserve">CITE NEEDED</w:t>
      </w:r>
      <w:r w:rsidDel="00000000" w:rsidR="00000000" w:rsidRPr="00000000">
        <w:rPr>
          <w:rFonts w:ascii="Times New Roman" w:cs="Times New Roman" w:eastAsia="Times New Roman" w:hAnsi="Times New Roman"/>
          <w:b w:val="1"/>
          <w:color w:val="002060"/>
          <w:sz w:val="24"/>
          <w:szCs w:val="24"/>
          <w:rtl w:val="0"/>
        </w:rPr>
        <w:t xml:space="preserve">). But of course, not all Joe Fraziers are the famous (and now dead) boxer. Similarly, instances where individuals with the same name and same birthday and/or same birth year were found on voter rolls have been taken as evidence of fraud. But the likelihood</w:t>
      </w:r>
      <w:r w:rsidDel="00000000" w:rsidR="00000000" w:rsidRPr="00000000">
        <w:rPr>
          <w:rFonts w:ascii="Times New Roman" w:cs="Times New Roman" w:eastAsia="Times New Roman" w:hAnsi="Times New Roman"/>
          <w:b w:val="1"/>
          <w:i w:val="1"/>
          <w:color w:val="000000"/>
          <w:sz w:val="22"/>
          <w:szCs w:val="22"/>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of occurrence of voters appearing on voting lists who have identical names and even identical birth dates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and even identical year of birth is dramatically underestimated by virtually everybody, except for those who have truly understood the famous “Birthday Paradox.”</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The Birthday Paradox in its basic form is about how the number of people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in a group affects the probability that some pair of them have the same birthday.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When first confronted with the question of how the number of people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in a group affects the probability that some pair of them have the same birthday, students in statistics classes (or at least those in the undergraduate statistics classes taught by one of the present authors) think that, since any given birthday has a probability of only 1/365 (or 366 if you take into account leap years), it would take around 183 people before you would get a probability of 50% that two people in the group had the same birthday.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The Birthday Paradox is called a paradox because, actually, it only takes a group of size 23</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for the probability of two people in the group to have the same birthday to exceed 50%.</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The probability that two people in a group of size n do NOT share the same birthday can be written as 1 *(1- 1/365) *(1- 2/365)* (1- 3/365)*… *(1- n/365). This product goes down much faster than one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might think, and thus the probability that at least two people in the group share the same birthday, which is one minus this product, goes up much faster than one might think.</w:t>
      </w:r>
      <w:r w:rsidDel="00000000" w:rsidR="00000000" w:rsidRPr="00000000">
        <w:rPr>
          <w:rFonts w:ascii="Open Sans SemiBold" w:cs="Open Sans SemiBold" w:eastAsia="Open Sans SemiBold" w:hAnsi="Open Sans SemiBold"/>
          <w:b w:val="0"/>
          <w:i w:val="0"/>
          <w:color w:val="1f3864"/>
          <w:sz w:val="20"/>
          <w:szCs w:val="20"/>
          <w:vertAlign w:val="superscript"/>
          <w:rtl w:val="0"/>
        </w:rPr>
        <w:t xml:space="preserve"> </w:t>
      </w:r>
      <w:r w:rsidDel="00000000" w:rsidR="00000000" w:rsidRPr="00000000">
        <w:rPr>
          <w:rFonts w:ascii="Open Sans SemiBold" w:cs="Open Sans SemiBold" w:eastAsia="Open Sans SemiBold" w:hAnsi="Open Sans SemiBold"/>
          <w:b w:val="0"/>
          <w:i w:val="0"/>
          <w:color w:val="1f3864"/>
          <w:sz w:val="20"/>
          <w:szCs w:val="20"/>
          <w:vertAlign w:val="superscript"/>
        </w:rPr>
        <w:footnoteReference w:customMarkFollows="0" w:id="11"/>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Indeed, with only 75 people the probability of a birthday match rises to 99.95%.</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In a similar way one can calculate the expected proportion of a group of size n who share a birthday with at least one other person in the group.</w:t>
      </w:r>
    </w:p>
    <w:p w:rsidR="00000000" w:rsidDel="00000000" w:rsidP="00000000" w:rsidRDefault="00000000" w:rsidRPr="00000000" w14:paraId="00000048">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The difficulty in appreciating how the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increasing number of possible pairs that could share a birthday (and other attributes) increases in a non-linear way with increasing</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n is very relevant to the claim made in 2020 (and earlier) that finding examples of people with the same name and same date and same year of birth on the voting rolls was </w:t>
      </w:r>
      <w:r w:rsidDel="00000000" w:rsidR="00000000" w:rsidRPr="00000000">
        <w:rPr>
          <w:rFonts w:ascii="Times New Roman" w:cs="Times New Roman" w:eastAsia="Times New Roman" w:hAnsi="Times New Roman"/>
          <w:b w:val="1"/>
          <w:i w:val="1"/>
          <w:color w:val="000000"/>
          <w:sz w:val="24"/>
          <w:szCs w:val="24"/>
          <w:rtl w:val="0"/>
        </w:rPr>
        <w:t xml:space="preserve">proof</w:t>
      </w:r>
      <w:r w:rsidDel="00000000" w:rsidR="00000000" w:rsidRPr="00000000">
        <w:rPr>
          <w:rFonts w:ascii="Times New Roman" w:cs="Times New Roman" w:eastAsia="Times New Roman" w:hAnsi="Times New Roman"/>
          <w:b w:val="1"/>
          <w:color w:val="000000"/>
          <w:sz w:val="24"/>
          <w:szCs w:val="24"/>
          <w:rtl w:val="0"/>
        </w:rPr>
        <w:t xml:space="preserve"> of “double-voting” fraud.</w:t>
      </w:r>
      <w:r w:rsidDel="00000000" w:rsidR="00000000" w:rsidRPr="00000000">
        <w:rPr>
          <w:rFonts w:ascii="Open Sans SemiBold" w:cs="Open Sans SemiBold" w:eastAsia="Open Sans SemiBold" w:hAnsi="Open Sans SemiBold"/>
          <w:b w:val="0"/>
          <w:i w:val="0"/>
          <w:color w:val="1f3864"/>
          <w:sz w:val="20"/>
          <w:szCs w:val="20"/>
          <w:vertAlign w:val="superscript"/>
        </w:rPr>
        <w:footnoteReference w:customMarkFollows="0" w:id="12"/>
      </w:r>
      <w:r w:rsidDel="00000000" w:rsidR="00000000" w:rsidRPr="00000000">
        <w:rPr>
          <w:rFonts w:ascii="Times New Roman" w:cs="Times New Roman" w:eastAsia="Times New Roman" w:hAnsi="Times New Roman"/>
          <w:b w:val="1"/>
          <w:color w:val="000000"/>
          <w:sz w:val="24"/>
          <w:szCs w:val="24"/>
          <w:rtl w:val="0"/>
        </w:rPr>
        <w:t xml:space="preserve"> While, for any given name, it is obviously harder to find someone with both the same birthday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u w:val="single"/>
          <w:rtl w:val="0"/>
        </w:rPr>
        <w:t xml:space="preserve">and</w:t>
      </w:r>
      <w:r w:rsidDel="00000000" w:rsidR="00000000" w:rsidRPr="00000000">
        <w:rPr>
          <w:rFonts w:ascii="Times New Roman" w:cs="Times New Roman" w:eastAsia="Times New Roman" w:hAnsi="Times New Roman"/>
          <w:b w:val="1"/>
          <w:color w:val="000000"/>
          <w:sz w:val="24"/>
          <w:szCs w:val="24"/>
          <w:rtl w:val="0"/>
        </w:rPr>
        <w:t xml:space="preserve"> the same year of birth as it is merely to find people with the same name and same birthday, the logic of figuring out the probability of such a happening is basically the same as the simple product formula given above, but now the divisor is no longer 365 since we need to take into account the years in which a person might have been born, though we may reasonably assume that everyone who votes was born at least 18 years ago.</w:t>
      </w:r>
      <w:r w:rsidDel="00000000" w:rsidR="00000000" w:rsidRPr="00000000">
        <w:rPr>
          <w:b w:val="1"/>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Moreover, as a further complication, we must take into account the degree of heterogeneity in the distribution of names.</w:t>
      </w:r>
      <w:r w:rsidDel="00000000" w:rsidR="00000000" w:rsidRPr="00000000">
        <w:rPr>
          <w:rFonts w:ascii="Open Sans SemiBold" w:cs="Open Sans SemiBold" w:eastAsia="Open Sans SemiBold" w:hAnsi="Open Sans SemiBold"/>
          <w:b w:val="0"/>
          <w:i w:val="0"/>
          <w:color w:val="1f3864"/>
          <w:sz w:val="20"/>
          <w:szCs w:val="20"/>
          <w:vertAlign w:val="superscript"/>
          <w:rtl w:val="0"/>
        </w:rPr>
        <w:t xml:space="preserve"> </w:t>
      </w:r>
      <w:r w:rsidDel="00000000" w:rsidR="00000000" w:rsidRPr="00000000">
        <w:rPr>
          <w:rFonts w:ascii="Open Sans SemiBold" w:cs="Open Sans SemiBold" w:eastAsia="Open Sans SemiBold" w:hAnsi="Open Sans SemiBold"/>
          <w:b w:val="0"/>
          <w:i w:val="0"/>
          <w:color w:val="1f3864"/>
          <w:sz w:val="20"/>
          <w:szCs w:val="20"/>
          <w:vertAlign w:val="superscript"/>
        </w:rPr>
        <w:footnoteReference w:customMarkFollows="0" w:id="13"/>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But if we take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name, birthday, and birth year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as mutually independent factors,</w:t>
      </w:r>
      <w:r w:rsidDel="00000000" w:rsidR="00000000" w:rsidRPr="00000000">
        <w:rPr>
          <w:rFonts w:ascii="Open Sans SemiBold" w:cs="Open Sans SemiBold" w:eastAsia="Open Sans SemiBold" w:hAnsi="Open Sans SemiBold"/>
          <w:b w:val="0"/>
          <w:i w:val="0"/>
          <w:color w:val="1f3864"/>
          <w:sz w:val="20"/>
          <w:szCs w:val="20"/>
          <w:vertAlign w:val="superscript"/>
          <w:rtl w:val="0"/>
        </w:rPr>
        <w:t xml:space="preserve"> </w:t>
      </w:r>
      <w:r w:rsidDel="00000000" w:rsidR="00000000" w:rsidRPr="00000000">
        <w:rPr>
          <w:rFonts w:ascii="Open Sans SemiBold" w:cs="Open Sans SemiBold" w:eastAsia="Open Sans SemiBold" w:hAnsi="Open Sans SemiBold"/>
          <w:b w:val="0"/>
          <w:i w:val="0"/>
          <w:color w:val="1f3864"/>
          <w:sz w:val="20"/>
          <w:szCs w:val="20"/>
          <w:vertAlign w:val="superscript"/>
        </w:rPr>
        <w:footnoteReference w:customMarkFollows="0" w:id="14"/>
      </w:r>
      <w:r w:rsidDel="00000000" w:rsidR="00000000" w:rsidRPr="00000000">
        <w:rPr>
          <w:rFonts w:ascii="Open Sans SemiBold" w:cs="Open Sans SemiBold" w:eastAsia="Open Sans SemiBold" w:hAnsi="Open Sans SemiBold"/>
          <w:b w:val="0"/>
          <w:i w:val="0"/>
          <w:color w:val="1f3864"/>
          <w:sz w:val="20"/>
          <w:szCs w:val="20"/>
          <w:vertAlign w:val="superscript"/>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then we can simply multiply probabilities.</w:t>
      </w:r>
      <w:r w:rsidDel="00000000" w:rsidR="00000000" w:rsidRPr="00000000">
        <w:rPr>
          <w:rFonts w:ascii="Open Sans SemiBold" w:cs="Open Sans SemiBold" w:eastAsia="Open Sans SemiBold" w:hAnsi="Open Sans SemiBold"/>
          <w:b w:val="0"/>
          <w:i w:val="0"/>
          <w:color w:val="1f3864"/>
          <w:sz w:val="20"/>
          <w:szCs w:val="20"/>
          <w:vertAlign w:val="superscript"/>
          <w:rtl w:val="0"/>
        </w:rPr>
        <w:t xml:space="preserve"> </w:t>
      </w:r>
      <w:r w:rsidDel="00000000" w:rsidR="00000000" w:rsidRPr="00000000">
        <w:rPr>
          <w:rFonts w:ascii="Open Sans SemiBold" w:cs="Open Sans SemiBold" w:eastAsia="Open Sans SemiBold" w:hAnsi="Open Sans SemiBold"/>
          <w:b w:val="0"/>
          <w:i w:val="0"/>
          <w:color w:val="1f3864"/>
          <w:sz w:val="20"/>
          <w:szCs w:val="20"/>
          <w:vertAlign w:val="superscript"/>
        </w:rPr>
        <w:footnoteReference w:customMarkFollows="0" w:id="15"/>
      </w:r>
      <w:r w:rsidDel="00000000" w:rsidR="00000000" w:rsidRPr="00000000">
        <w:rPr>
          <w:rFonts w:ascii="Times New Roman" w:cs="Times New Roman" w:eastAsia="Times New Roman" w:hAnsi="Times New Roman"/>
          <w:b w:val="1"/>
          <w:color w:val="000000"/>
          <w:sz w:val="24"/>
          <w:szCs w:val="24"/>
          <w:rtl w:val="0"/>
        </w:rPr>
        <w:t xml:space="preserve"> And we can further simplify by assuming a uniform distribution across the first two factors and assess the likelihood of two randomly chosen individuals bearing the same name from the name distribution in empirical data.</w:t>
      </w:r>
      <w:r w:rsidDel="00000000" w:rsidR="00000000" w:rsidRPr="00000000">
        <w:rPr>
          <w:rFonts w:ascii="Open Sans SemiBold" w:cs="Open Sans SemiBold" w:eastAsia="Open Sans SemiBold" w:hAnsi="Open Sans SemiBold"/>
          <w:b w:val="0"/>
          <w:i w:val="0"/>
          <w:color w:val="1f3864"/>
          <w:sz w:val="20"/>
          <w:szCs w:val="20"/>
          <w:vertAlign w:val="superscript"/>
        </w:rPr>
        <w:footnoteReference w:customMarkFollows="0" w:id="16"/>
      </w:r>
      <w:r w:rsidDel="00000000" w:rsidR="00000000" w:rsidRPr="00000000">
        <w:rPr>
          <w:rFonts w:ascii="Open Sans SemiBold" w:cs="Open Sans SemiBold" w:eastAsia="Open Sans SemiBold" w:hAnsi="Open Sans SemiBold"/>
          <w:b w:val="0"/>
          <w:i w:val="0"/>
          <w:color w:val="1f3864"/>
          <w:sz w:val="20"/>
          <w:szCs w:val="20"/>
          <w:vertAlign w:val="superscript"/>
          <w:rtl w:val="0"/>
        </w:rPr>
        <w:t xml:space="preserve"> </w:t>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Of course, multiplying probabilities for three different factors gives us low probability values, but not as low as one might think. For example, if a randomly chosen person has 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0.000074</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percent chance of sharing both a first and a last name with the next randomly chosen person, which was the estimate from the McDonald and Levitt (2008: p. 119, fn. 26)) study,</w:t>
      </w:r>
      <w:r w:rsidDel="00000000" w:rsidR="00000000" w:rsidRPr="00000000">
        <w:rPr>
          <w:rFonts w:ascii="Open Sans SemiBold" w:cs="Open Sans SemiBold" w:eastAsia="Open Sans SemiBold" w:hAnsi="Open Sans SemiBold"/>
          <w:b w:val="0"/>
          <w:i w:val="0"/>
          <w:color w:val="1f3864"/>
          <w:sz w:val="20"/>
          <w:szCs w:val="20"/>
          <w:vertAlign w:val="superscript"/>
        </w:rPr>
        <w:footnoteReference w:customMarkFollows="0" w:id="17"/>
      </w:r>
      <w:r w:rsidDel="00000000" w:rsidR="00000000" w:rsidRPr="00000000">
        <w:rPr>
          <w:rFonts w:ascii="Times New Roman" w:cs="Times New Roman" w:eastAsia="Times New Roman" w:hAnsi="Times New Roman"/>
          <w:b w:val="1"/>
          <w:color w:val="000000"/>
          <w:sz w:val="24"/>
          <w:szCs w:val="24"/>
          <w:rtl w:val="0"/>
        </w:rPr>
        <w:t xml:space="preserve"> a total electorate of only 21,071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is enough to bring the probability of finding two people with the same name </w:t>
      </w:r>
      <w:r w:rsidDel="00000000" w:rsidR="00000000" w:rsidRPr="00000000">
        <w:rPr>
          <w:rFonts w:ascii="Times New Roman" w:cs="Times New Roman" w:eastAsia="Times New Roman" w:hAnsi="Times New Roman"/>
          <w:b w:val="1"/>
          <w:color w:val="000000"/>
          <w:sz w:val="24"/>
          <w:szCs w:val="24"/>
          <w:u w:val="single"/>
          <w:rtl w:val="0"/>
        </w:rPr>
        <w:t xml:space="preserve">and</w:t>
      </w:r>
      <w:r w:rsidDel="00000000" w:rsidR="00000000" w:rsidRPr="00000000">
        <w:rPr>
          <w:rFonts w:ascii="Times New Roman" w:cs="Times New Roman" w:eastAsia="Times New Roman" w:hAnsi="Times New Roman"/>
          <w:b w:val="1"/>
          <w:color w:val="000000"/>
          <w:sz w:val="24"/>
          <w:szCs w:val="24"/>
          <w:rtl w:val="0"/>
        </w:rPr>
        <w:t xml:space="preserve"> the same birthday </w:t>
      </w:r>
      <w:r w:rsidDel="00000000" w:rsidR="00000000" w:rsidRPr="00000000">
        <w:rPr>
          <w:rFonts w:ascii="Times New Roman" w:cs="Times New Roman" w:eastAsia="Times New Roman" w:hAnsi="Times New Roman"/>
          <w:b w:val="1"/>
          <w:color w:val="000000"/>
          <w:sz w:val="24"/>
          <w:szCs w:val="24"/>
          <w:u w:val="single"/>
          <w:rtl w:val="0"/>
        </w:rPr>
        <w:t xml:space="preserve">and</w:t>
      </w:r>
      <w:r w:rsidDel="00000000" w:rsidR="00000000" w:rsidRPr="00000000">
        <w:rPr>
          <w:rFonts w:ascii="Times New Roman" w:cs="Times New Roman" w:eastAsia="Times New Roman" w:hAnsi="Times New Roman"/>
          <w:b w:val="1"/>
          <w:color w:val="000000"/>
          <w:sz w:val="24"/>
          <w:szCs w:val="24"/>
          <w:rtl w:val="0"/>
        </w:rPr>
        <w:t xml:space="preserve"> the same birth year above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50%. And an n of 57, 314 brings that probability to 99.5%. Moreover, as McDonald and Levitt (2008) demonstrate with their detailed analyses of New Jersey electoral rolls,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there are other reasons why we see individuals shown with identical data identifiers, including flaws in the data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such as the same individual simply being entered twice, or individuals with missing data birth data (assigned a particular missing data code) being treated as having identical records.</w:t>
      </w:r>
    </w:p>
    <w:p w:rsidR="00000000" w:rsidDel="00000000" w:rsidP="00000000" w:rsidRDefault="00000000" w:rsidRPr="00000000" w14:paraId="0000004A">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B">
      <w:pPr>
        <w:pStyle w:val="Heading3"/>
        <w:rPr>
          <w:rFonts w:ascii="Times New Roman" w:cs="Times New Roman" w:eastAsia="Times New Roman" w:hAnsi="Times New Roman"/>
          <w:b w:val="0"/>
          <w:i w:val="1"/>
          <w:sz w:val="22"/>
          <w:szCs w:val="22"/>
          <w:u w:val="single"/>
        </w:rPr>
      </w:pPr>
      <w:r w:rsidDel="00000000" w:rsidR="00000000" w:rsidRPr="00000000">
        <w:rPr>
          <w:rFonts w:ascii="Times New Roman" w:cs="Times New Roman" w:eastAsia="Times New Roman" w:hAnsi="Times New Roman"/>
          <w:b w:val="0"/>
          <w:i w:val="1"/>
          <w:sz w:val="22"/>
          <w:szCs w:val="22"/>
          <w:u w:val="single"/>
          <w:rtl w:val="0"/>
        </w:rPr>
        <w:t xml:space="preserve">Benford’s Law</w:t>
      </w:r>
    </w:p>
    <w:p w:rsidR="00000000" w:rsidDel="00000000" w:rsidP="00000000" w:rsidRDefault="00000000" w:rsidRPr="00000000" w14:paraId="0000004C">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There have been many attempts to use statistical tools to detect election fraud. Some of these involve looking at suspicious data, e.g., vote tallies that disproportionately </w:t>
      </w:r>
      <w:r w:rsidDel="00000000" w:rsidR="00000000" w:rsidRPr="00000000">
        <w:rPr>
          <w:rFonts w:ascii="Times New Roman" w:cs="Times New Roman" w:eastAsia="Times New Roman" w:hAnsi="Times New Roman"/>
          <w:b w:val="1"/>
          <w:sz w:val="24"/>
          <w:szCs w:val="24"/>
          <w:u w:val="single"/>
          <w:rtl w:val="0"/>
        </w:rPr>
        <w:t xml:space="preserve">end</w:t>
      </w:r>
      <w:r w:rsidDel="00000000" w:rsidR="00000000" w:rsidRPr="00000000">
        <w:rPr>
          <w:rFonts w:ascii="Times New Roman" w:cs="Times New Roman" w:eastAsia="Times New Roman" w:hAnsi="Times New Roman"/>
          <w:b w:val="1"/>
          <w:sz w:val="24"/>
          <w:szCs w:val="24"/>
          <w:rtl w:val="0"/>
        </w:rPr>
        <w:t xml:space="preserve"> in 0’s or 5’s since, in “inventing” data, there can be a human tendency to call these numbers to mind more often that would be expected from a purely uniform distribution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Economist</w:t>
      </w:r>
      <w:r w:rsidDel="00000000" w:rsidR="00000000" w:rsidRPr="00000000">
        <w:rPr>
          <w:rFonts w:ascii="Times New Roman" w:cs="Times New Roman" w:eastAsia="Times New Roman" w:hAnsi="Times New Roman"/>
          <w:b w:val="1"/>
          <w:sz w:val="24"/>
          <w:szCs w:val="24"/>
          <w:rtl w:val="0"/>
        </w:rPr>
        <w:t xml:space="preserve">, 2021). While it makes no sense to look at first digits of election returns since these will be obviously contingent on the mean size of the units,</w:t>
      </w:r>
      <w:r w:rsidDel="00000000" w:rsidR="00000000" w:rsidRPr="00000000">
        <w:rPr>
          <w:rFonts w:ascii="Open Sans SemiBold" w:cs="Open Sans SemiBold" w:eastAsia="Open Sans SemiBold" w:hAnsi="Open Sans SemiBold"/>
          <w:b w:val="0"/>
          <w:i w:val="0"/>
          <w:color w:val="1f3864"/>
          <w:sz w:val="20"/>
          <w:szCs w:val="20"/>
          <w:vertAlign w:val="superscript"/>
        </w:rPr>
        <w:footnoteReference w:customMarkFollows="0" w:id="18"/>
      </w:r>
      <w:r w:rsidDel="00000000" w:rsidR="00000000" w:rsidRPr="00000000">
        <w:rPr>
          <w:rFonts w:ascii="Times New Roman" w:cs="Times New Roman" w:eastAsia="Times New Roman" w:hAnsi="Times New Roman"/>
          <w:b w:val="1"/>
          <w:sz w:val="24"/>
          <w:szCs w:val="24"/>
          <w:rtl w:val="0"/>
        </w:rPr>
        <w:t xml:space="preserve"> in investigating fraud the frequency of digits other than the last or first digit has also been investigated. </w:t>
      </w:r>
      <w:r w:rsidDel="00000000" w:rsidR="00000000" w:rsidRPr="00000000">
        <w:rPr>
          <w:rFonts w:ascii="Times New Roman" w:cs="Times New Roman" w:eastAsia="Times New Roman" w:hAnsi="Times New Roman"/>
          <w:b w:val="1"/>
          <w:i w:val="1"/>
          <w:sz w:val="24"/>
          <w:szCs w:val="24"/>
          <w:rtl w:val="0"/>
        </w:rPr>
        <w:t xml:space="preserve">Benford’s Law</w:t>
      </w:r>
      <w:r w:rsidDel="00000000" w:rsidR="00000000" w:rsidRPr="00000000">
        <w:rPr>
          <w:rFonts w:ascii="Times New Roman" w:cs="Times New Roman" w:eastAsia="Times New Roman" w:hAnsi="Times New Roman"/>
          <w:b w:val="1"/>
          <w:sz w:val="24"/>
          <w:szCs w:val="24"/>
          <w:rtl w:val="0"/>
        </w:rPr>
        <w:t xml:space="preserve"> , which is an hypothesized frequency distribution of kth digits, is an example of one tool that has been used to assess prima facie evidence of voter fraud, with the political scientist, Walter Mebane, having applied this tool to elections in multiple countries (</w:t>
      </w:r>
      <w:r w:rsidDel="00000000" w:rsidR="00000000" w:rsidRPr="00000000">
        <w:rPr>
          <w:rFonts w:ascii="Times New Roman" w:cs="Times New Roman" w:eastAsia="Times New Roman" w:hAnsi="Times New Roman"/>
          <w:b w:val="1"/>
          <w:color w:val="ff0000"/>
          <w:sz w:val="24"/>
          <w:szCs w:val="24"/>
          <w:rtl w:val="0"/>
        </w:rPr>
        <w:t xml:space="preserve">CITES NEEDED</w:t>
      </w:r>
      <w:r w:rsidDel="00000000" w:rsidR="00000000" w:rsidRPr="00000000">
        <w:rPr>
          <w:rFonts w:ascii="Times New Roman" w:cs="Times New Roman" w:eastAsia="Times New Roman" w:hAnsi="Times New Roman"/>
          <w:b w:val="1"/>
          <w:sz w:val="24"/>
          <w:szCs w:val="24"/>
          <w:rtl w:val="0"/>
        </w:rPr>
        <w:t xml:space="preserve">) In the 2020 presidential election analyses based on Benford’s Law were provided in videos and tweets as evidence that, in various locales, elections had been rigged.</w:t>
      </w:r>
      <w:r w:rsidDel="00000000" w:rsidR="00000000" w:rsidRPr="00000000">
        <w:rPr>
          <w:rFonts w:ascii="Open Sans SemiBold" w:cs="Open Sans SemiBold" w:eastAsia="Open Sans SemiBold" w:hAnsi="Open Sans SemiBold"/>
          <w:b w:val="0"/>
          <w:i w:val="0"/>
          <w:color w:val="1f3864"/>
          <w:sz w:val="20"/>
          <w:szCs w:val="20"/>
          <w:vertAlign w:val="superscript"/>
        </w:rPr>
        <w:footnoteReference w:customMarkFollows="0" w:id="19"/>
      </w:r>
      <w:r w:rsidDel="00000000" w:rsidR="00000000" w:rsidRPr="00000000">
        <w:rPr>
          <w:rFonts w:ascii="Open Sans SemiBold" w:cs="Open Sans SemiBold" w:eastAsia="Open Sans SemiBold" w:hAnsi="Open Sans SemiBold"/>
          <w:color w:val="1f3864"/>
          <w:vertAlign w:val="superscript"/>
          <w:rtl w:val="0"/>
        </w:rPr>
        <w:t xml:space="preserve"> </w:t>
      </w:r>
      <w:r w:rsidDel="00000000" w:rsidR="00000000" w:rsidRPr="00000000">
        <w:rPr>
          <w:rFonts w:ascii="Times New Roman" w:cs="Times New Roman" w:eastAsia="Times New Roman" w:hAnsi="Times New Roman"/>
          <w:b w:val="1"/>
          <w:sz w:val="24"/>
          <w:szCs w:val="24"/>
          <w:rtl w:val="0"/>
        </w:rPr>
        <w:t xml:space="preserve">We will make no attempt to repeat the logic that leads to </w:t>
      </w:r>
      <w:r w:rsidDel="00000000" w:rsidR="00000000" w:rsidRPr="00000000">
        <w:rPr>
          <w:rFonts w:ascii="Times New Roman" w:cs="Times New Roman" w:eastAsia="Times New Roman" w:hAnsi="Times New Roman"/>
          <w:b w:val="1"/>
          <w:i w:val="1"/>
          <w:sz w:val="24"/>
          <w:szCs w:val="24"/>
          <w:rtl w:val="0"/>
        </w:rPr>
        <w:t xml:space="preserve">Benford’s Law</w:t>
      </w:r>
      <w:r w:rsidDel="00000000" w:rsidR="00000000" w:rsidRPr="00000000">
        <w:rPr>
          <w:rFonts w:ascii="Times New Roman" w:cs="Times New Roman" w:eastAsia="Times New Roman" w:hAnsi="Times New Roman"/>
          <w:b w:val="1"/>
          <w:sz w:val="24"/>
          <w:szCs w:val="24"/>
          <w:rtl w:val="0"/>
        </w:rPr>
        <w:t xml:space="preserve"> (see the discussion of the supposed Law in Wikipedia and references there in</w:t>
      </w:r>
      <w:r w:rsidDel="00000000" w:rsidR="00000000" w:rsidRPr="00000000">
        <w:rPr>
          <w:rFonts w:ascii="Open Sans SemiBold" w:cs="Open Sans SemiBold" w:eastAsia="Open Sans SemiBold" w:hAnsi="Open Sans SemiBold"/>
          <w:b w:val="0"/>
          <w:i w:val="0"/>
          <w:color w:val="1f3864"/>
          <w:sz w:val="20"/>
          <w:szCs w:val="20"/>
          <w:vertAlign w:val="superscript"/>
        </w:rPr>
        <w:footnoteReference w:customMarkFollows="0" w:id="20"/>
      </w:r>
      <w:r w:rsidDel="00000000" w:rsidR="00000000" w:rsidRPr="00000000">
        <w:rPr>
          <w:rFonts w:ascii="Times New Roman" w:cs="Times New Roman" w:eastAsia="Times New Roman" w:hAnsi="Times New Roman"/>
          <w:b w:val="1"/>
          <w:sz w:val="24"/>
          <w:szCs w:val="24"/>
          <w:rtl w:val="0"/>
        </w:rPr>
        <w:t xml:space="preserve">); we simply note that almost all of those who have investigated it empirically are dubious about its application to elections.</w:t>
      </w:r>
      <w:r w:rsidDel="00000000" w:rsidR="00000000" w:rsidRPr="00000000">
        <w:rPr>
          <w:rFonts w:ascii="Open Sans SemiBold" w:cs="Open Sans SemiBold" w:eastAsia="Open Sans SemiBold" w:hAnsi="Open Sans SemiBold"/>
          <w:b w:val="0"/>
          <w:i w:val="0"/>
          <w:color w:val="1f3864"/>
          <w:sz w:val="20"/>
          <w:szCs w:val="20"/>
          <w:vertAlign w:val="superscript"/>
        </w:rPr>
        <w:footnoteReference w:customMarkFollows="0" w:id="21"/>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D">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According to Mebane (2011), </w:t>
      </w:r>
      <w:r w:rsidDel="00000000" w:rsidR="00000000" w:rsidRPr="00000000">
        <w:rPr>
          <w:rFonts w:ascii="Times New Roman" w:cs="Times New Roman" w:eastAsia="Times New Roman" w:hAnsi="Times New Roman"/>
          <w:b w:val="1"/>
          <w:i w:val="1"/>
          <w:sz w:val="24"/>
          <w:szCs w:val="24"/>
          <w:rtl w:val="0"/>
        </w:rPr>
        <w:t xml:space="preserve">Benford’s Law</w:t>
      </w:r>
      <w:r w:rsidDel="00000000" w:rsidR="00000000" w:rsidRPr="00000000">
        <w:rPr>
          <w:rFonts w:ascii="Times New Roman" w:cs="Times New Roman" w:eastAsia="Times New Roman" w:hAnsi="Times New Roman"/>
          <w:b w:val="1"/>
          <w:sz w:val="24"/>
          <w:szCs w:val="24"/>
          <w:rtl w:val="0"/>
        </w:rPr>
        <w:t xml:space="preserve"> implies that the mean value of the </w:t>
      </w:r>
      <w:r w:rsidDel="00000000" w:rsidR="00000000" w:rsidRPr="00000000">
        <w:rPr>
          <w:rFonts w:ascii="Times New Roman" w:cs="Times New Roman" w:eastAsia="Times New Roman" w:hAnsi="Times New Roman"/>
          <w:b w:val="1"/>
          <w:sz w:val="24"/>
          <w:szCs w:val="24"/>
          <w:u w:val="single"/>
          <w:rtl w:val="0"/>
        </w:rPr>
        <w:t xml:space="preserve">second</w:t>
      </w:r>
      <w:r w:rsidDel="00000000" w:rsidR="00000000" w:rsidRPr="00000000">
        <w:rPr>
          <w:rFonts w:ascii="Times New Roman" w:cs="Times New Roman" w:eastAsia="Times New Roman" w:hAnsi="Times New Roman"/>
          <w:b w:val="1"/>
          <w:sz w:val="24"/>
          <w:szCs w:val="24"/>
          <w:rtl w:val="0"/>
        </w:rPr>
        <w:t xml:space="preserve"> digit of a distribution of votes at the precinct or other unit level should equal 4.187. But a little reflection will show that the frequency of even second digits will be linked both to the size of units and their variance. </w:t>
      </w:r>
    </w:p>
    <w:p w:rsidR="00000000" w:rsidDel="00000000" w:rsidP="00000000" w:rsidRDefault="00000000" w:rsidRPr="00000000" w14:paraId="0000004E">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Imagine, for example, that the mean Democratic votes cast in a set of precinct is 1650 voters, with a variance of only 200. The second digit will have disproportionately many more 4’s, 5’s, 6’s, 7’s and 8’s than it has other numbers. If we change either the mean or the standard deviation of that distribution, then the expected mean value of the second digit will also change. Thus, there cannot be some fixed value that is the expectation of the mean value of the 2</w:t>
      </w:r>
      <w:r w:rsidDel="00000000" w:rsidR="00000000" w:rsidRPr="00000000">
        <w:rPr>
          <w:rFonts w:ascii="Times New Roman" w:cs="Times New Roman" w:eastAsia="Times New Roman" w:hAnsi="Times New Roman"/>
          <w:b w:val="1"/>
          <w:sz w:val="24"/>
          <w:szCs w:val="24"/>
          <w:vertAlign w:val="superscript"/>
          <w:rtl w:val="0"/>
        </w:rPr>
        <w:t xml:space="preserve">nd</w:t>
      </w:r>
      <w:r w:rsidDel="00000000" w:rsidR="00000000" w:rsidRPr="00000000">
        <w:rPr>
          <w:rFonts w:ascii="Times New Roman" w:cs="Times New Roman" w:eastAsia="Times New Roman" w:hAnsi="Times New Roman"/>
          <w:b w:val="1"/>
          <w:sz w:val="24"/>
          <w:szCs w:val="24"/>
          <w:rtl w:val="0"/>
        </w:rPr>
        <w:t xml:space="preserve"> digit in </w:t>
      </w:r>
      <w:r w:rsidDel="00000000" w:rsidR="00000000" w:rsidRPr="00000000">
        <w:rPr>
          <w:rFonts w:ascii="Times New Roman" w:cs="Times New Roman" w:eastAsia="Times New Roman" w:hAnsi="Times New Roman"/>
          <w:b w:val="1"/>
          <w:sz w:val="24"/>
          <w:szCs w:val="24"/>
          <w:u w:val="single"/>
          <w:rtl w:val="0"/>
        </w:rPr>
        <w:t xml:space="preserve">all</w:t>
      </w:r>
      <w:r w:rsidDel="00000000" w:rsidR="00000000" w:rsidRPr="00000000">
        <w:rPr>
          <w:rFonts w:ascii="Times New Roman" w:cs="Times New Roman" w:eastAsia="Times New Roman" w:hAnsi="Times New Roman"/>
          <w:b w:val="1"/>
          <w:sz w:val="24"/>
          <w:szCs w:val="24"/>
          <w:rtl w:val="0"/>
        </w:rPr>
        <w:t xml:space="preserve"> distributions. And the same point applies whichever digit we focus on, or whether we look at all of them, since scale of units will affect which digits are most likely to deviate from the Benford’s Law expectation. </w:t>
      </w:r>
    </w:p>
    <w:p w:rsidR="00000000" w:rsidDel="00000000" w:rsidP="00000000" w:rsidRDefault="00000000" w:rsidRPr="00000000" w14:paraId="0000004F">
      <w:pPr>
        <w:spacing w:after="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But perhaps even more importantly, it is quite possible for Benford’s Law to work well for some candidates and badly for others, since different candidates will have different means and variances. </w:t>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next two examples of meretricious probabilistic reasoning are more about human psychology than they are about statistics, </w:t>
      </w:r>
      <w:r w:rsidDel="00000000" w:rsidR="00000000" w:rsidRPr="00000000">
        <w:rPr>
          <w:rFonts w:ascii="Times New Roman" w:cs="Times New Roman" w:eastAsia="Times New Roman" w:hAnsi="Times New Roman"/>
          <w:b w:val="1"/>
          <w:i w:val="1"/>
          <w:sz w:val="24"/>
          <w:szCs w:val="24"/>
          <w:rtl w:val="0"/>
        </w:rPr>
        <w:t xml:space="preserve">per se</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Style w:val="Heading3"/>
        <w:rPr>
          <w:rFonts w:ascii="Times New Roman" w:cs="Times New Roman" w:eastAsia="Times New Roman" w:hAnsi="Times New Roman"/>
          <w:b w:val="0"/>
          <w:sz w:val="22"/>
          <w:szCs w:val="22"/>
          <w:u w:val="single"/>
        </w:rPr>
      </w:pPr>
      <w:r w:rsidDel="00000000" w:rsidR="00000000" w:rsidRPr="00000000">
        <w:rPr>
          <w:rFonts w:ascii="Times New Roman" w:cs="Times New Roman" w:eastAsia="Times New Roman" w:hAnsi="Times New Roman"/>
          <w:b w:val="0"/>
          <w:sz w:val="22"/>
          <w:szCs w:val="22"/>
          <w:u w:val="single"/>
          <w:rtl w:val="0"/>
        </w:rPr>
        <w:t xml:space="preserve">Tip of the iceberg fallacy</w:t>
      </w:r>
    </w:p>
    <w:p w:rsidR="00000000" w:rsidDel="00000000" w:rsidP="00000000" w:rsidRDefault="00000000" w:rsidRPr="00000000" w14:paraId="00000054">
      <w:pPr>
        <w:ind w:firstLine="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One fallacy of probabilistic inference is to infer from the indubitable fact of </w:t>
      </w:r>
      <w:r w:rsidDel="00000000" w:rsidR="00000000" w:rsidRPr="00000000">
        <w:rPr>
          <w:rFonts w:ascii="Times New Roman" w:cs="Times New Roman" w:eastAsia="Times New Roman" w:hAnsi="Times New Roman"/>
          <w:b w:val="1"/>
          <w:sz w:val="24"/>
          <w:szCs w:val="24"/>
          <w:u w:val="single"/>
          <w:rtl w:val="0"/>
        </w:rPr>
        <w:t xml:space="preserve">some</w:t>
      </w:r>
      <w:r w:rsidDel="00000000" w:rsidR="00000000" w:rsidRPr="00000000">
        <w:rPr>
          <w:rFonts w:ascii="Times New Roman" w:cs="Times New Roman" w:eastAsia="Times New Roman" w:hAnsi="Times New Roman"/>
          <w:b w:val="1"/>
          <w:sz w:val="24"/>
          <w:szCs w:val="24"/>
          <w:rtl w:val="0"/>
        </w:rPr>
        <w:t xml:space="preserve"> electoral wrongdoing</w:t>
      </w:r>
      <w:r w:rsidDel="00000000" w:rsidR="00000000" w:rsidRPr="00000000">
        <w:rPr>
          <w:rFonts w:ascii="Open Sans SemiBold" w:cs="Open Sans SemiBold" w:eastAsia="Open Sans SemiBold" w:hAnsi="Open Sans SemiBold"/>
          <w:b w:val="0"/>
          <w:i w:val="0"/>
          <w:color w:val="1f3864"/>
          <w:sz w:val="20"/>
          <w:szCs w:val="20"/>
          <w:vertAlign w:val="superscript"/>
        </w:rPr>
        <w:footnoteReference w:customMarkFollows="0" w:id="22"/>
      </w:r>
      <w:r w:rsidDel="00000000" w:rsidR="00000000" w:rsidRPr="00000000">
        <w:rPr>
          <w:rFonts w:ascii="Times New Roman" w:cs="Times New Roman" w:eastAsia="Times New Roman" w:hAnsi="Times New Roman"/>
          <w:b w:val="1"/>
          <w:sz w:val="24"/>
          <w:szCs w:val="24"/>
          <w:rtl w:val="0"/>
        </w:rPr>
        <w:t xml:space="preserve"> in most states that electoral fraud is </w:t>
      </w:r>
      <w:r w:rsidDel="00000000" w:rsidR="00000000" w:rsidRPr="00000000">
        <w:rPr>
          <w:rFonts w:ascii="Times New Roman" w:cs="Times New Roman" w:eastAsia="Times New Roman" w:hAnsi="Times New Roman"/>
          <w:b w:val="1"/>
          <w:sz w:val="24"/>
          <w:szCs w:val="24"/>
          <w:u w:val="single"/>
          <w:rtl w:val="0"/>
        </w:rPr>
        <w:t xml:space="preserve">massive </w:t>
      </w:r>
      <w:r w:rsidDel="00000000" w:rsidR="00000000" w:rsidRPr="00000000">
        <w:rPr>
          <w:rFonts w:ascii="Times New Roman" w:cs="Times New Roman" w:eastAsia="Times New Roman" w:hAnsi="Times New Roman"/>
          <w:b w:val="1"/>
          <w:sz w:val="24"/>
          <w:szCs w:val="24"/>
          <w:rtl w:val="0"/>
        </w:rPr>
        <w:t xml:space="preserve">in both magnitude and geographic spread. The careful studies of fraud, such as the one of the 2020 election undertaken by the Ohio Secretary of State, reveals fraud at a miniscule level of fraud: 27 cases out of 6 million or so ballots cast in Ohio.</w:t>
      </w:r>
      <w:r w:rsidDel="00000000" w:rsidR="00000000" w:rsidRPr="00000000">
        <w:rPr>
          <w:rFonts w:ascii="Open Sans SemiBold" w:cs="Open Sans SemiBold" w:eastAsia="Open Sans SemiBold" w:hAnsi="Open Sans SemiBold"/>
          <w:b w:val="0"/>
          <w:i w:val="0"/>
          <w:color w:val="1f3864"/>
          <w:sz w:val="20"/>
          <w:szCs w:val="20"/>
          <w:vertAlign w:val="superscript"/>
        </w:rPr>
        <w:footnoteReference w:customMarkFollows="0" w:id="23"/>
      </w:r>
      <w:r w:rsidDel="00000000" w:rsidR="00000000" w:rsidRPr="00000000">
        <w:rPr>
          <w:rFonts w:ascii="Times New Roman" w:cs="Times New Roman" w:eastAsia="Times New Roman" w:hAnsi="Times New Roman"/>
          <w:b w:val="1"/>
          <w:sz w:val="24"/>
          <w:szCs w:val="24"/>
          <w:rtl w:val="0"/>
        </w:rPr>
        <w:t xml:space="preserve"> However, finding such as those of the Ohio Secretary of State, rather than being taken as evidence that the fraud level was trivial, can instead be interpreted as supporting evidence for a high probability of massive fraud.</w:t>
      </w:r>
      <w:r w:rsidDel="00000000" w:rsidR="00000000" w:rsidRPr="00000000">
        <w:rPr>
          <w:rFonts w:ascii="Open Sans SemiBold" w:cs="Open Sans SemiBold" w:eastAsia="Open Sans SemiBold" w:hAnsi="Open Sans SemiBold"/>
          <w:b w:val="0"/>
          <w:i w:val="0"/>
          <w:color w:val="1f3864"/>
          <w:sz w:val="20"/>
          <w:szCs w:val="20"/>
          <w:vertAlign w:val="superscript"/>
        </w:rPr>
        <w:footnoteReference w:customMarkFollows="0" w:id="24"/>
      </w:r>
      <w:r w:rsidDel="00000000" w:rsidR="00000000" w:rsidRPr="00000000">
        <w:rPr>
          <w:rFonts w:ascii="Times New Roman" w:cs="Times New Roman" w:eastAsia="Times New Roman" w:hAnsi="Times New Roman"/>
          <w:b w:val="1"/>
          <w:sz w:val="24"/>
          <w:szCs w:val="24"/>
          <w:rtl w:val="0"/>
        </w:rPr>
        <w:t xml:space="preserve"> The implicit and quite wrong-headed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probabilistic argument is that any examples of fraud that are found should be </w:t>
      </w:r>
      <w:r w:rsidDel="00000000" w:rsidR="00000000" w:rsidRPr="00000000">
        <w:rPr>
          <w:rFonts w:ascii="Times New Roman" w:cs="Times New Roman" w:eastAsia="Times New Roman" w:hAnsi="Times New Roman"/>
          <w:b w:val="1"/>
          <w:sz w:val="24"/>
          <w:szCs w:val="24"/>
          <w:u w:val="single"/>
          <w:rtl w:val="0"/>
        </w:rPr>
        <w:t xml:space="preserve">presumed to be</w:t>
      </w:r>
      <w:r w:rsidDel="00000000" w:rsidR="00000000" w:rsidRPr="00000000">
        <w:rPr>
          <w:rFonts w:ascii="Times New Roman" w:cs="Times New Roman" w:eastAsia="Times New Roman" w:hAnsi="Times New Roman"/>
          <w:b w:val="1"/>
          <w:sz w:val="24"/>
          <w:szCs w:val="24"/>
          <w:rtl w:val="0"/>
        </w:rPr>
        <w:t xml:space="preserve"> “only the tip of the iceberg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Open Sans SemiBold" w:cs="Open Sans SemiBold" w:eastAsia="Open Sans SemiBold" w:hAnsi="Open Sans SemiBold"/>
          <w:b w:val="1"/>
          <w:i w:val="0"/>
          <w:color w:val="1f3864"/>
          <w:sz w:val="20"/>
          <w:szCs w:val="20"/>
          <w:vertAlign w:val="superscript"/>
        </w:rPr>
        <w:footnoteReference w:customMarkFollows="0" w:id="25"/>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5">
      <w:pPr>
        <w:ind w:firstLine="5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Style w:val="Heading3"/>
        <w:rPr>
          <w:rFonts w:ascii="Times New Roman" w:cs="Times New Roman" w:eastAsia="Times New Roman" w:hAnsi="Times New Roman"/>
          <w:b w:val="0"/>
          <w:sz w:val="22"/>
          <w:szCs w:val="22"/>
          <w:u w:val="single"/>
        </w:rPr>
      </w:pPr>
      <w:r w:rsidDel="00000000" w:rsidR="00000000" w:rsidRPr="00000000">
        <w:rPr>
          <w:rFonts w:ascii="Times New Roman" w:cs="Times New Roman" w:eastAsia="Times New Roman" w:hAnsi="Times New Roman"/>
          <w:b w:val="0"/>
          <w:sz w:val="22"/>
          <w:szCs w:val="22"/>
          <w:u w:val="single"/>
          <w:rtl w:val="0"/>
        </w:rPr>
        <w:t xml:space="preserve">Straw man fallacy</w:t>
      </w:r>
    </w:p>
    <w:p w:rsidR="00000000" w:rsidDel="00000000" w:rsidP="00000000" w:rsidRDefault="00000000" w:rsidRPr="00000000" w14:paraId="00000057">
      <w:pPr>
        <w:ind w:firstLine="54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 the other hand, the claim that there was no </w:t>
      </w:r>
      <w:r w:rsidDel="00000000" w:rsidR="00000000" w:rsidRPr="00000000">
        <w:rPr>
          <w:rFonts w:ascii="Times New Roman" w:cs="Times New Roman" w:eastAsia="Times New Roman" w:hAnsi="Times New Roman"/>
          <w:b w:val="1"/>
          <w:sz w:val="24"/>
          <w:szCs w:val="24"/>
          <w:u w:val="single"/>
          <w:rtl w:val="0"/>
        </w:rPr>
        <w:t xml:space="preserve">massive</w:t>
      </w:r>
      <w:r w:rsidDel="00000000" w:rsidR="00000000" w:rsidRPr="00000000">
        <w:rPr>
          <w:rFonts w:ascii="Times New Roman" w:cs="Times New Roman" w:eastAsia="Times New Roman" w:hAnsi="Times New Roman"/>
          <w:b w:val="1"/>
          <w:sz w:val="24"/>
          <w:szCs w:val="24"/>
          <w:rtl w:val="0"/>
        </w:rPr>
        <w:t xml:space="preserve"> fraud can be rhetorically equated to the claim that there was </w:t>
      </w:r>
      <w:r w:rsidDel="00000000" w:rsidR="00000000" w:rsidRPr="00000000">
        <w:rPr>
          <w:rFonts w:ascii="Times New Roman" w:cs="Times New Roman" w:eastAsia="Times New Roman" w:hAnsi="Times New Roman"/>
          <w:b w:val="1"/>
          <w:sz w:val="24"/>
          <w:szCs w:val="24"/>
          <w:u w:val="single"/>
          <w:rtl w:val="0"/>
        </w:rPr>
        <w:t xml:space="preserve">no</w:t>
      </w:r>
      <w:r w:rsidDel="00000000" w:rsidR="00000000" w:rsidRPr="00000000">
        <w:rPr>
          <w:rFonts w:ascii="Times New Roman" w:cs="Times New Roman" w:eastAsia="Times New Roman" w:hAnsi="Times New Roman"/>
          <w:b w:val="1"/>
          <w:sz w:val="24"/>
          <w:szCs w:val="24"/>
          <w:rtl w:val="0"/>
        </w:rPr>
        <w:t xml:space="preserve"> fraud, and the latter claim rebutted as a straw man, as if successfully rebutting the claim of no fraud demonstrated the truth of the claim of massive fraud. </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Now let us turn to a set of other claims that have as their general form: “The only way these election results could have happened is if there was massive fraud.” </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Style w:val="Head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Logically Valid Arguments with False Statistical Premises involving Historical Election Results Comparisons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begin with an example of a logically invalid argument.</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pStyle w:val="Heading3"/>
        <w:rPr>
          <w:rFonts w:ascii="Times New Roman" w:cs="Times New Roman" w:eastAsia="Times New Roman" w:hAnsi="Times New Roman"/>
          <w:b w:val="0"/>
          <w:sz w:val="22"/>
          <w:szCs w:val="22"/>
          <w:u w:val="single"/>
        </w:rPr>
      </w:pPr>
      <w:r w:rsidDel="00000000" w:rsidR="00000000" w:rsidRPr="00000000">
        <w:rPr>
          <w:rFonts w:ascii="Times New Roman" w:cs="Times New Roman" w:eastAsia="Times New Roman" w:hAnsi="Times New Roman"/>
          <w:b w:val="0"/>
          <w:sz w:val="22"/>
          <w:szCs w:val="22"/>
          <w:u w:val="single"/>
          <w:rtl w:val="0"/>
        </w:rPr>
        <w:t xml:space="preserve">Spoiled ballots</w:t>
      </w:r>
    </w:p>
    <w:p w:rsidR="00000000" w:rsidDel="00000000" w:rsidP="00000000" w:rsidRDefault="00000000" w:rsidRPr="00000000" w14:paraId="00000060">
      <w:pPr>
        <w:rPr>
          <w:rFonts w:ascii="Times New Roman" w:cs="Times New Roman" w:eastAsia="Times New Roman" w:hAnsi="Times New Roman"/>
          <w:color w:val="c00000"/>
          <w:sz w:val="24"/>
          <w:szCs w:val="24"/>
        </w:rPr>
      </w:pPr>
      <w:r w:rsidDel="00000000" w:rsidR="00000000" w:rsidRPr="00000000">
        <w:rPr>
          <w:rFonts w:ascii="Times New Roman" w:cs="Times New Roman" w:eastAsia="Times New Roman" w:hAnsi="Times New Roman"/>
          <w:sz w:val="24"/>
          <w:szCs w:val="24"/>
          <w:rtl w:val="0"/>
        </w:rPr>
        <w:t xml:space="preserve">An example of invalid argument based on comparisons of past and present election results is based on the empirically accurate observation that the spoiled ballot rate of mail-in ballots in 2020 was much lower (in some states remarkably lower) than in 2016. This fact is taken to be evidence of mail-ballot fraud by Trump supporters. Presumably the theory is that the lowered spoilage rate came about either because more ballots were illegally cast in 2020 than in 2016 and that those stealing unfilled in mail ballots and submitting them knew how to properly fill out the forms, or that ballot workers in polling stations where the mail ballots were likely to be Democratic ones deliberately allowed improperly filled out mail ballots to pass muster in a way that they had not in 2016. </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write the argument as</w:t>
      </w:r>
    </w:p>
    <w:tbl>
      <w:tblPr>
        <w:tblStyle w:val="Table1"/>
        <w:tblW w:w="9261.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261"/>
        <w:tblGridChange w:id="0">
          <w:tblGrid>
            <w:gridCol w:w="9261"/>
          </w:tblGrid>
        </w:tblGridChange>
      </w:tblGrid>
      <w:tr>
        <w:trPr>
          <w:cantSplit w:val="1"/>
          <w:tblHeader w:val="0"/>
        </w:trPr>
        <w:tc>
          <w:tcPr>
            <w:shd w:fill="e9ebf5" w:val="clear"/>
          </w:tcPr>
          <w:p w:rsidR="00000000" w:rsidDel="00000000" w:rsidP="00000000" w:rsidRDefault="00000000" w:rsidRPr="00000000" w14:paraId="00000062">
            <w:pPr>
              <w:ind w:left="748" w:hanging="74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ballot fraud involving mail-in ballots (A), </w:t>
            </w:r>
          </w:p>
          <w:p w:rsidR="00000000" w:rsidDel="00000000" w:rsidP="00000000" w:rsidRDefault="00000000" w:rsidRPr="00000000" w14:paraId="00000063">
            <w:pPr>
              <w:ind w:left="748" w:hanging="74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spoilage rate among mail-in ballots will be lower than in the past (B).</w:t>
            </w:r>
          </w:p>
          <w:p w:rsidR="00000000" w:rsidDel="00000000" w:rsidP="00000000" w:rsidRDefault="00000000" w:rsidRPr="00000000" w14:paraId="00000064">
            <w:pPr>
              <w:ind w:left="748" w:hanging="74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spoilage rate among mail-in ballots was lower than in the past (B)</w:t>
            </w:r>
          </w:p>
          <w:p w:rsidR="00000000" w:rsidDel="00000000" w:rsidP="00000000" w:rsidRDefault="00000000" w:rsidRPr="00000000" w14:paraId="00000065">
            <w:pPr>
              <w:ind w:left="748" w:hanging="74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there was ballot fraud involving mail-in ballots (A).</w:t>
            </w:r>
          </w:p>
        </w:tc>
      </w:tr>
    </w:tbl>
    <w:p w:rsidR="00000000" w:rsidDel="00000000" w:rsidP="00000000" w:rsidRDefault="00000000" w:rsidRPr="00000000" w14:paraId="00000066">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have the fallacy of </w:t>
      </w:r>
      <w:r w:rsidDel="00000000" w:rsidR="00000000" w:rsidRPr="00000000">
        <w:rPr>
          <w:rFonts w:ascii="Times New Roman" w:cs="Times New Roman" w:eastAsia="Times New Roman" w:hAnsi="Times New Roman"/>
          <w:i w:val="1"/>
          <w:sz w:val="24"/>
          <w:szCs w:val="24"/>
          <w:rtl w:val="0"/>
        </w:rPr>
        <w:t xml:space="preserve">affirming the consequent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good reasons why ballot spoilage was lower in 2020 than in 2016 that have nothing to do with fraud, namely much greater effort on the part of election administrators to inform voters of what they needed to do to cast a valid ballot. For instance, popular late night comedy Stephen Colbert created a rather sophisticated website aimed at informing those in all 50 states about the specifics for casting a ballot in each of those states.</w:t>
      </w:r>
      <w:r w:rsidDel="00000000" w:rsidR="00000000" w:rsidRPr="00000000">
        <w:rPr>
          <w:rFonts w:ascii="Times New Roman" w:cs="Times New Roman" w:eastAsia="Times New Roman" w:hAnsi="Times New Roman"/>
          <w:b w:val="1"/>
          <w:i w:val="0"/>
          <w:color w:val="1f3864"/>
          <w:sz w:val="24"/>
          <w:szCs w:val="24"/>
          <w:vertAlign w:val="superscript"/>
        </w:rPr>
        <w:footnoteReference w:customMarkFollows="0" w:id="26"/>
      </w:r>
      <w:r w:rsidDel="00000000" w:rsidR="00000000" w:rsidRPr="00000000">
        <w:rPr>
          <w:rFonts w:ascii="Times New Roman" w:cs="Times New Roman" w:eastAsia="Times New Roman" w:hAnsi="Times New Roman"/>
          <w:sz w:val="24"/>
          <w:szCs w:val="24"/>
          <w:rtl w:val="0"/>
        </w:rPr>
        <w:t xml:space="preserve"> His “Better Know a Ballot” also aired many times in the months before the elections on his highly rated “The Late Show.” Ads developed by the states themselves aired on television channels and as ads on streaming services.</w:t>
      </w:r>
      <w:r w:rsidDel="00000000" w:rsidR="00000000" w:rsidRPr="00000000">
        <w:rPr>
          <w:rFonts w:ascii="Times New Roman" w:cs="Times New Roman" w:eastAsia="Times New Roman" w:hAnsi="Times New Roman"/>
          <w:b w:val="1"/>
          <w:i w:val="0"/>
          <w:color w:val="1f3864"/>
          <w:sz w:val="24"/>
          <w:szCs w:val="24"/>
          <w:vertAlign w:val="superscript"/>
        </w:rPr>
        <w:footnoteReference w:customMarkFollows="0" w:id="27"/>
      </w:r>
      <w:r w:rsidDel="00000000" w:rsidR="00000000" w:rsidRPr="00000000">
        <w:rPr>
          <w:rFonts w:ascii="Times New Roman" w:cs="Times New Roman" w:eastAsia="Times New Roman" w:hAnsi="Times New Roman"/>
          <w:b w:val="1"/>
          <w:i w:val="0"/>
          <w:color w:val="1f3864"/>
          <w:sz w:val="24"/>
          <w:szCs w:val="24"/>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The Democratic National Committee also spent millions of dollars on television ads with information about returning mail-in ballots.</w:t>
      </w:r>
      <w:r w:rsidDel="00000000" w:rsidR="00000000" w:rsidRPr="00000000">
        <w:rPr>
          <w:rFonts w:ascii="Times New Roman" w:cs="Times New Roman" w:eastAsia="Times New Roman" w:hAnsi="Times New Roman"/>
          <w:b w:val="1"/>
          <w:i w:val="0"/>
          <w:color w:val="1f3864"/>
          <w:sz w:val="24"/>
          <w:szCs w:val="24"/>
          <w:vertAlign w:val="superscript"/>
        </w:rPr>
        <w:footnoteReference w:customMarkFollows="0" w:id="28"/>
      </w:r>
      <w:r w:rsidDel="00000000" w:rsidR="00000000" w:rsidRPr="00000000">
        <w:rPr>
          <w:rFonts w:ascii="Times New Roman" w:cs="Times New Roman" w:eastAsia="Times New Roman" w:hAnsi="Times New Roman"/>
          <w:sz w:val="24"/>
          <w:szCs w:val="24"/>
          <w:rtl w:val="0"/>
        </w:rPr>
        <w:t xml:space="preserve"> There was also ample coverage in newspapers about properly filing out and mailing a ballot so that it would not be rejected.</w:t>
      </w:r>
      <w:r w:rsidDel="00000000" w:rsidR="00000000" w:rsidRPr="00000000">
        <w:rPr>
          <w:rFonts w:ascii="Times New Roman" w:cs="Times New Roman" w:eastAsia="Times New Roman" w:hAnsi="Times New Roman"/>
          <w:b w:val="1"/>
          <w:i w:val="0"/>
          <w:color w:val="1f3864"/>
          <w:sz w:val="24"/>
          <w:szCs w:val="24"/>
          <w:vertAlign w:val="superscript"/>
        </w:rPr>
        <w:footnoteReference w:customMarkFollows="0" w:id="29"/>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in some states, there were greater efforts to ensure that those who submitted a mailed-in ballot with an envelope which had some correctable error that would prevent the ballot inside the still unopened envelope from being counted were informed of the error and given the opportunity to correct it. Eighteen states allowed voters to “cure” their ballots if there is a discrepancy.</w:t>
      </w:r>
      <w:r w:rsidDel="00000000" w:rsidR="00000000" w:rsidRPr="00000000">
        <w:rPr>
          <w:rFonts w:ascii="Times New Roman" w:cs="Times New Roman" w:eastAsia="Times New Roman" w:hAnsi="Times New Roman"/>
          <w:b w:val="1"/>
          <w:i w:val="0"/>
          <w:color w:val="1f3864"/>
          <w:sz w:val="24"/>
          <w:szCs w:val="24"/>
          <w:vertAlign w:val="superscript"/>
        </w:rPr>
        <w:footnoteReference w:customMarkFollows="0" w:id="30"/>
      </w:r>
      <w:r w:rsidDel="00000000" w:rsidR="00000000" w:rsidRPr="00000000">
        <w:rPr>
          <w:rFonts w:ascii="Times New Roman" w:cs="Times New Roman" w:eastAsia="Times New Roman" w:hAnsi="Times New Roman"/>
          <w:b w:val="1"/>
          <w:i w:val="0"/>
          <w:color w:val="1f3864"/>
          <w:sz w:val="24"/>
          <w:szCs w:val="24"/>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These states are disproportionately Democratic; Trump won just 5 of the 18. But in our federal system, absent genuine issues of potential voting rights violations, states can and do differ in the details of their election administration. </w:t>
      </w:r>
    </w:p>
    <w:p w:rsidR="00000000" w:rsidDel="00000000" w:rsidP="00000000" w:rsidRDefault="00000000" w:rsidRPr="00000000" w14:paraId="0000006A">
      <w:pPr>
        <w:rPr/>
      </w:pPr>
      <w:r w:rsidDel="00000000" w:rsidR="00000000" w:rsidRPr="00000000">
        <w:rPr>
          <w:rFonts w:ascii="Times New Roman" w:cs="Times New Roman" w:eastAsia="Times New Roman" w:hAnsi="Times New Roman"/>
          <w:sz w:val="24"/>
          <w:szCs w:val="24"/>
          <w:rtl w:val="0"/>
        </w:rPr>
        <w:t xml:space="preserve">Now we turn to claims about election fraud that fall into the category of valid arguments with false premises</w:t>
      </w:r>
      <w:r w:rsidDel="00000000" w:rsidR="00000000" w:rsidRPr="00000000">
        <w:rPr>
          <w:rtl w:val="0"/>
        </w:rPr>
        <w:t xml:space="preserv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3"/>
        <w:rPr>
          <w:rFonts w:ascii="Times New Roman" w:cs="Times New Roman" w:eastAsia="Times New Roman" w:hAnsi="Times New Roman"/>
          <w:b w:val="0"/>
          <w:i w:val="1"/>
          <w:u w:val="single"/>
        </w:rPr>
      </w:pPr>
      <w:r w:rsidDel="00000000" w:rsidR="00000000" w:rsidRPr="00000000">
        <w:rPr>
          <w:rFonts w:ascii="Times New Roman" w:cs="Times New Roman" w:eastAsia="Times New Roman" w:hAnsi="Times New Roman"/>
          <w:b w:val="0"/>
          <w:i w:val="1"/>
          <w:u w:val="single"/>
          <w:rtl w:val="0"/>
        </w:rPr>
        <w:t xml:space="preserve">Presidential coattails </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claim about election fraud was based on the observation that winning presidential candidates have coattails that aid members of their party in the House of Representatives to gain seats. The Democrats </w:t>
      </w:r>
      <w:r w:rsidDel="00000000" w:rsidR="00000000" w:rsidRPr="00000000">
        <w:rPr>
          <w:rFonts w:ascii="Times New Roman" w:cs="Times New Roman" w:eastAsia="Times New Roman" w:hAnsi="Times New Roman"/>
          <w:color w:val="000000"/>
          <w:sz w:val="24"/>
          <w:szCs w:val="24"/>
          <w:rtl w:val="0"/>
        </w:rPr>
        <w:t xml:space="preserve">lost 12 seats in </w:t>
      </w:r>
      <w:r w:rsidDel="00000000" w:rsidR="00000000" w:rsidRPr="00000000">
        <w:rPr>
          <w:rFonts w:ascii="Times New Roman" w:cs="Times New Roman" w:eastAsia="Times New Roman" w:hAnsi="Times New Roman"/>
          <w:sz w:val="24"/>
          <w:szCs w:val="24"/>
          <w:rtl w:val="0"/>
        </w:rPr>
        <w:t xml:space="preserve">the House of Representatives in 2020, which violates this expectation, and so the claim goes that the implication is that there must have been massive multi-state fraud. The structure of this argument is:</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tbl>
      <w:tblPr>
        <w:tblStyle w:val="Table2"/>
        <w:tblW w:w="92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61"/>
        <w:tblGridChange w:id="0">
          <w:tblGrid>
            <w:gridCol w:w="9261"/>
          </w:tblGrid>
        </w:tblGridChange>
      </w:tblGrid>
      <w:tr>
        <w:trPr>
          <w:cantSplit w:val="1"/>
          <w:tblHeader w:val="0"/>
        </w:trPr>
        <w:tc>
          <w:tcPr>
            <w:tcBorders>
              <w:top w:color="000000" w:space="0" w:sz="0" w:val="nil"/>
              <w:left w:color="000000" w:space="0" w:sz="0" w:val="nil"/>
              <w:bottom w:color="000000" w:space="0" w:sz="0" w:val="nil"/>
              <w:right w:color="000000" w:space="0" w:sz="0" w:val="nil"/>
            </w:tcBorders>
            <w:shd w:fill="e9ebf5" w:val="clear"/>
          </w:tcPr>
          <w:p w:rsidR="00000000" w:rsidDel="00000000" w:rsidP="00000000" w:rsidRDefault="00000000" w:rsidRPr="00000000" w14:paraId="0000006F">
            <w:pPr>
              <w:ind w:left="748" w:hanging="74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presidential candidate wins election (A),</w:t>
            </w:r>
          </w:p>
          <w:p w:rsidR="00000000" w:rsidDel="00000000" w:rsidP="00000000" w:rsidRDefault="00000000" w:rsidRPr="00000000" w14:paraId="00000070">
            <w:pPr>
              <w:ind w:left="748" w:hanging="74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there will be a gain in the number of members of his party in the U.S. House of Representative (B).</w:t>
            </w:r>
          </w:p>
          <w:p w:rsidR="00000000" w:rsidDel="00000000" w:rsidP="00000000" w:rsidRDefault="00000000" w:rsidRPr="00000000" w14:paraId="00000071">
            <w:pPr>
              <w:ind w:left="748" w:hanging="74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no gain for the Democrats in the House in 2020 (not B)</w:t>
            </w:r>
          </w:p>
          <w:p w:rsidR="00000000" w:rsidDel="00000000" w:rsidP="00000000" w:rsidRDefault="00000000" w:rsidRPr="00000000" w14:paraId="00000072">
            <w:pPr>
              <w:ind w:left="748" w:hanging="74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Biden must have lost the election (not A)</w:t>
            </w:r>
          </w:p>
        </w:tc>
      </w:tr>
    </w:tbl>
    <w:p w:rsidR="00000000" w:rsidDel="00000000" w:rsidP="00000000" w:rsidRDefault="00000000" w:rsidRPr="00000000" w14:paraId="00000073">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valid argument. It is an example of </w:t>
      </w:r>
      <w:r w:rsidDel="00000000" w:rsidR="00000000" w:rsidRPr="00000000">
        <w:rPr>
          <w:rFonts w:ascii="Times New Roman" w:cs="Times New Roman" w:eastAsia="Times New Roman" w:hAnsi="Times New Roman"/>
          <w:i w:val="1"/>
          <w:sz w:val="24"/>
          <w:szCs w:val="24"/>
          <w:rtl w:val="0"/>
        </w:rPr>
        <w:t xml:space="preserve">denying the consequent</w:t>
      </w:r>
      <w:r w:rsidDel="00000000" w:rsidR="00000000" w:rsidRPr="00000000">
        <w:rPr>
          <w:rFonts w:ascii="Times New Roman" w:cs="Times New Roman" w:eastAsia="Times New Roman" w:hAnsi="Times New Roman"/>
          <w:sz w:val="24"/>
          <w:szCs w:val="24"/>
          <w:rtl w:val="0"/>
        </w:rPr>
        <w:t xml:space="preserve">. However, the premise on which is built, that presidential coattails are inevitable, is false. </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coattails, we are referring to an increase in the number of members in the U.S. House of Representatives that share the incoming president’s party (Campbell 1986). Actually, negative coattails are not uncommon, and in contemporary politics, have become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more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likely.</w:t>
      </w:r>
      <w:r w:rsidDel="00000000" w:rsidR="00000000" w:rsidRPr="00000000">
        <w:rPr>
          <w:rFonts w:ascii="Times New Roman" w:cs="Times New Roman" w:eastAsia="Times New Roman" w:hAnsi="Times New Roman"/>
          <w:b w:val="1"/>
          <w:i w:val="0"/>
          <w:color w:val="1f3864"/>
          <w:sz w:val="24"/>
          <w:szCs w:val="24"/>
          <w:vertAlign w:val="superscript"/>
        </w:rPr>
        <w:footnoteReference w:customMarkFollows="0" w:id="31"/>
      </w:r>
      <w:r w:rsidDel="00000000" w:rsidR="00000000" w:rsidRPr="00000000">
        <w:rPr>
          <w:rFonts w:ascii="Times New Roman" w:cs="Times New Roman" w:eastAsia="Times New Roman" w:hAnsi="Times New Roman"/>
          <w:sz w:val="24"/>
          <w:szCs w:val="24"/>
          <w:rtl w:val="0"/>
        </w:rPr>
        <w:t xml:space="preserve"> Since 1868, there have been thirteen elections where a president has had negative coattails (</w:t>
      </w:r>
      <w:r w:rsidDel="00000000" w:rsidR="00000000" w:rsidRPr="00000000">
        <w:rPr>
          <w:rFonts w:ascii="Times New Roman" w:cs="Times New Roman" w:eastAsia="Times New Roman" w:hAnsi="Times New Roman"/>
          <w:color w:val="000000"/>
          <w:sz w:val="24"/>
          <w:szCs w:val="24"/>
          <w:rtl w:val="0"/>
        </w:rPr>
        <w:t xml:space="preserve">including 2016 and 2020</w:t>
      </w:r>
      <w:r w:rsidDel="00000000" w:rsidR="00000000" w:rsidRPr="00000000">
        <w:rPr>
          <w:rFonts w:ascii="Times New Roman" w:cs="Times New Roman" w:eastAsia="Times New Roman" w:hAnsi="Times New Roman"/>
          <w:sz w:val="24"/>
          <w:szCs w:val="24"/>
          <w:rtl w:val="0"/>
        </w:rPr>
        <w:t xml:space="preserve">). Negative coattails are more likely when (a) elections are close in popular vote (b) there is substantial partisan bias against the party of the presidential winner in the House, (c) a substantial portion of the votes for the winning presidential candidate are wasted in states that are won by large margins, and (d) there are many more seats won by the previous president in the election four years earlier which have a sitting House member of the other party than there are seats lost by the previous president in the elections four years earlier which have a sitting House member of his party. All four of these features are found in 2020. </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Biden’s share of the major party vote was only 52.27%; the estimated partisan bias in 2020 in the House of Representatives in 2020 was 2.7%.</w:t>
      </w:r>
      <w:r w:rsidDel="00000000" w:rsidR="00000000" w:rsidRPr="00000000">
        <w:rPr>
          <w:rFonts w:ascii="Times New Roman" w:cs="Times New Roman" w:eastAsia="Times New Roman" w:hAnsi="Times New Roman"/>
          <w:b w:val="1"/>
          <w:i w:val="0"/>
          <w:color w:val="1f3864"/>
          <w:sz w:val="24"/>
          <w:szCs w:val="24"/>
          <w:vertAlign w:val="superscript"/>
        </w:rPr>
        <w:footnoteReference w:customMarkFollows="0" w:id="32"/>
      </w:r>
      <w:r w:rsidDel="00000000" w:rsidR="00000000" w:rsidRPr="00000000">
        <w:rPr>
          <w:rFonts w:ascii="Times New Roman" w:cs="Times New Roman" w:eastAsia="Times New Roman" w:hAnsi="Times New Roman"/>
          <w:b w:val="1"/>
          <w:i w:val="0"/>
          <w:color w:val="1f3864"/>
          <w:sz w:val="24"/>
          <w:szCs w:val="24"/>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Congressional districts have become far less competitive in recent elections, leaving fewer chances for a president to provide coattails large enough to flip seats (Engstrom 2020). If we eliminate the states that gave the widest raw margin to Biden (California and New York and Massachusetts) from the calculations, Trump has a majority of the vote in the remaining states – hence, we would not expect to see Biden coattails in those remaining states.</w:t>
      </w:r>
      <w:r w:rsidDel="00000000" w:rsidR="00000000" w:rsidRPr="00000000">
        <w:rPr>
          <w:rFonts w:ascii="Times New Roman" w:cs="Times New Roman" w:eastAsia="Times New Roman" w:hAnsi="Times New Roman"/>
          <w:b w:val="1"/>
          <w:i w:val="0"/>
          <w:color w:val="1f3864"/>
          <w:sz w:val="24"/>
          <w:szCs w:val="24"/>
          <w:vertAlign w:val="superscript"/>
        </w:rPr>
        <w:footnoteReference w:customMarkFollows="0" w:id="33"/>
      </w:r>
      <w:r w:rsidDel="00000000" w:rsidR="00000000" w:rsidRPr="00000000">
        <w:rPr>
          <w:rFonts w:ascii="Times New Roman" w:cs="Times New Roman" w:eastAsia="Times New Roman" w:hAnsi="Times New Roman"/>
          <w:sz w:val="24"/>
          <w:szCs w:val="24"/>
          <w:rtl w:val="0"/>
        </w:rPr>
        <w:t xml:space="preserve"> Democratic gains in the House in the 2018 midterm were significant, and turnout was a level not seen before universal adult franchise (Jacobson 2019). Moreover, up through 2016 there is a time trend of decreasing presidential coattails which, when projected onto 2020, would create an expectation of a negative coattail in the 2020 election.</w:t>
      </w:r>
      <w:r w:rsidDel="00000000" w:rsidR="00000000" w:rsidRPr="00000000">
        <w:rPr>
          <w:rFonts w:ascii="Times New Roman" w:cs="Times New Roman" w:eastAsia="Times New Roman" w:hAnsi="Times New Roman"/>
          <w:b w:val="1"/>
          <w:i w:val="0"/>
          <w:color w:val="1f3864"/>
          <w:sz w:val="24"/>
          <w:szCs w:val="24"/>
          <w:vertAlign w:val="superscript"/>
        </w:rPr>
        <w:footnoteReference w:customMarkFollows="0" w:id="34"/>
      </w:r>
      <w:r w:rsidDel="00000000" w:rsidR="00000000" w:rsidRPr="00000000">
        <w:rPr>
          <w:rFonts w:ascii="Times New Roman" w:cs="Times New Roman" w:eastAsia="Times New Roman" w:hAnsi="Times New Roman"/>
          <w:sz w:val="24"/>
          <w:szCs w:val="24"/>
          <w:rtl w:val="0"/>
        </w:rPr>
        <w:t xml:space="preserve"> But perhaps most importantly, there were 35 House constituencies carried by Trump in 2016 but with a Democratic House member elected in 2018,</w:t>
      </w:r>
      <w:r w:rsidDel="00000000" w:rsidR="00000000" w:rsidRPr="00000000">
        <w:rPr>
          <w:rFonts w:ascii="Times New Roman" w:cs="Times New Roman" w:eastAsia="Times New Roman" w:hAnsi="Times New Roman"/>
          <w:b w:val="1"/>
          <w:i w:val="0"/>
          <w:color w:val="1f3864"/>
          <w:sz w:val="24"/>
          <w:szCs w:val="24"/>
          <w:vertAlign w:val="superscript"/>
        </w:rPr>
        <w:footnoteReference w:customMarkFollows="0" w:id="35"/>
      </w:r>
      <w:r w:rsidDel="00000000" w:rsidR="00000000" w:rsidRPr="00000000">
        <w:rPr>
          <w:rFonts w:ascii="Times New Roman" w:cs="Times New Roman" w:eastAsia="Times New Roman" w:hAnsi="Times New Roman"/>
          <w:b w:val="1"/>
          <w:i w:val="0"/>
          <w:color w:val="1f3864"/>
          <w:sz w:val="24"/>
          <w:szCs w:val="24"/>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and only 5 House constituencies lost by Trump in 2016 but with a Republican House member elected in 2018.</w:t>
      </w:r>
      <w:r w:rsidDel="00000000" w:rsidR="00000000" w:rsidRPr="00000000">
        <w:rPr>
          <w:rFonts w:ascii="Times New Roman" w:cs="Times New Roman" w:eastAsia="Times New Roman" w:hAnsi="Times New Roman"/>
          <w:b w:val="1"/>
          <w:i w:val="0"/>
          <w:color w:val="1f3864"/>
          <w:sz w:val="24"/>
          <w:szCs w:val="24"/>
          <w:vertAlign w:val="superscript"/>
        </w:rPr>
        <w:footnoteReference w:customMarkFollows="0" w:id="36"/>
      </w:r>
      <w:r w:rsidDel="00000000" w:rsidR="00000000" w:rsidRPr="00000000">
        <w:rPr>
          <w:rFonts w:ascii="Times New Roman" w:cs="Times New Roman" w:eastAsia="Times New Roman" w:hAnsi="Times New Roman"/>
          <w:b w:val="1"/>
          <w:i w:val="0"/>
          <w:color w:val="1f3864"/>
          <w:sz w:val="24"/>
          <w:szCs w:val="24"/>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Thus, Democrats in 2020 had many more vulnerable House seats than did the Republicans. </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Style w:val="Heading3"/>
        <w:rPr>
          <w:rFonts w:ascii="Times New Roman" w:cs="Times New Roman" w:eastAsia="Times New Roman" w:hAnsi="Times New Roman"/>
          <w:b w:val="0"/>
          <w:sz w:val="22"/>
          <w:szCs w:val="22"/>
          <w:u w:val="single"/>
        </w:rPr>
      </w:pPr>
      <w:r w:rsidDel="00000000" w:rsidR="00000000" w:rsidRPr="00000000">
        <w:rPr>
          <w:rFonts w:ascii="Times New Roman" w:cs="Times New Roman" w:eastAsia="Times New Roman" w:hAnsi="Times New Roman"/>
          <w:b w:val="0"/>
          <w:sz w:val="22"/>
          <w:szCs w:val="22"/>
          <w:u w:val="single"/>
          <w:rtl w:val="0"/>
        </w:rPr>
        <w:t xml:space="preserve">Bellwether counties </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argument of a similar form is that Biden lost most of the counties that had been bellwether counties, and therefore, since bellwether counties predict presidential elections, Biden must really have lost the election. </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Again, we can write this argument as</w:t>
      </w:r>
    </w:p>
    <w:tbl>
      <w:tblPr>
        <w:tblStyle w:val="Table3"/>
        <w:tblW w:w="9261.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261"/>
        <w:tblGridChange w:id="0">
          <w:tblGrid>
            <w:gridCol w:w="9261"/>
          </w:tblGrid>
        </w:tblGridChange>
      </w:tblGrid>
      <w:tr>
        <w:trPr>
          <w:cantSplit w:val="1"/>
          <w:tblHeader w:val="0"/>
        </w:trPr>
        <w:tc>
          <w:tcPr>
            <w:shd w:fill="e9ebf5" w:val="clear"/>
          </w:tcPr>
          <w:p w:rsidR="00000000" w:rsidDel="00000000" w:rsidP="00000000" w:rsidRDefault="00000000" w:rsidRPr="00000000" w14:paraId="0000007B">
            <w:pPr>
              <w:ind w:left="658" w:hanging="65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presidential candidate wins the election (A)</w:t>
            </w:r>
          </w:p>
          <w:p w:rsidR="00000000" w:rsidDel="00000000" w:rsidP="00000000" w:rsidRDefault="00000000" w:rsidRPr="00000000" w14:paraId="0000007C">
            <w:pPr>
              <w:ind w:left="658" w:hanging="65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they can be expected to carry almost all the bellwether counties (B),</w:t>
            </w:r>
          </w:p>
          <w:p w:rsidR="00000000" w:rsidDel="00000000" w:rsidP="00000000" w:rsidRDefault="00000000" w:rsidRPr="00000000" w14:paraId="0000007D">
            <w:pPr>
              <w:ind w:left="658" w:hanging="65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Biden lost almost all of the bellwether counties (not B)</w:t>
            </w:r>
          </w:p>
          <w:p w:rsidR="00000000" w:rsidDel="00000000" w:rsidP="00000000" w:rsidRDefault="00000000" w:rsidRPr="00000000" w14:paraId="0000007E">
            <w:pPr>
              <w:ind w:left="658" w:hanging="65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Biden must have lost the election (not A)</w:t>
            </w:r>
          </w:p>
        </w:tc>
      </w:tr>
    </w:tbl>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too, is actually a valid argument -- another example of </w:t>
      </w:r>
      <w:r w:rsidDel="00000000" w:rsidR="00000000" w:rsidRPr="00000000">
        <w:rPr>
          <w:rFonts w:ascii="Times New Roman" w:cs="Times New Roman" w:eastAsia="Times New Roman" w:hAnsi="Times New Roman"/>
          <w:i w:val="1"/>
          <w:sz w:val="24"/>
          <w:szCs w:val="24"/>
          <w:rtl w:val="0"/>
        </w:rPr>
        <w:t xml:space="preserve">denying the consequent</w:t>
      </w:r>
      <w:r w:rsidDel="00000000" w:rsidR="00000000" w:rsidRPr="00000000">
        <w:rPr>
          <w:rFonts w:ascii="Times New Roman" w:cs="Times New Roman" w:eastAsia="Times New Roman" w:hAnsi="Times New Roman"/>
          <w:sz w:val="24"/>
          <w:szCs w:val="24"/>
          <w:rtl w:val="0"/>
        </w:rPr>
        <w:t xml:space="preserve">. However, even though “not B” is empirically accurate, the premise on which the argument is built, namely that bellwethers predict elections, is false.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Many decades ago,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political scientist Edward Tufte (1974, chapter 3; 1975) wrote a devastating rebuttal to work on the power of bellwethers. Tufte showed that, over the period 1916-1968, there were no real state-level bellwethers and, most importantly, the U.S. counties identified as presidential bellwethers at time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had no better track record at the next presidential election than the non-bellwether counties.</w:t>
      </w:r>
      <w:r w:rsidDel="00000000" w:rsidR="00000000" w:rsidRPr="00000000">
        <w:rPr>
          <w:rFonts w:ascii="Times New Roman" w:cs="Times New Roman" w:eastAsia="Times New Roman" w:hAnsi="Times New Roman"/>
          <w:b w:val="1"/>
          <w:i w:val="0"/>
          <w:smallCaps w:val="0"/>
          <w:strike w:val="0"/>
          <w:color w:val="1f3864"/>
          <w:sz w:val="24"/>
          <w:szCs w:val="24"/>
          <w:u w:val="none"/>
          <w:shd w:fill="auto" w:val="clear"/>
          <w:vertAlign w:val="superscript"/>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Hopkins (2017) showed the same result for much more recent data.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Yet, belief in bellwether units of geography, more particularly in the existence of bellwether counties, refuses to die.</w:t>
      </w:r>
      <w:r w:rsidDel="00000000" w:rsidR="00000000" w:rsidRPr="00000000">
        <w:rPr>
          <w:rFonts w:ascii="Times New Roman" w:cs="Times New Roman" w:eastAsia="Times New Roman" w:hAnsi="Times New Roman"/>
          <w:color w:val="1f3864"/>
          <w:sz w:val="24"/>
          <w:szCs w:val="24"/>
          <w:vertAlign w:val="superscript"/>
          <w:rtl w:val="0"/>
        </w:rPr>
        <w:t xml:space="preserve"> </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Grofman and Chen explain the predictive failures of bellwethers partly in terms of classic work of Deutsch and Madow (1961)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uses a simple binomial model to show how, by chance alone, in large groups, some individuals can appear to have repeated (predictive) success even though, for any given event, the probability of success of any actor is only .5, and we are dealing with independent trials where past success tells us exactly nothing about future success.</w:t>
      </w:r>
      <w:r w:rsidDel="00000000" w:rsidR="00000000" w:rsidRPr="00000000">
        <w:rPr>
          <w:rFonts w:ascii="Open Sans SemiBold" w:cs="Open Sans SemiBold" w:eastAsia="Open Sans SemiBold" w:hAnsi="Open Sans SemiBold"/>
          <w:b w:val="0"/>
          <w:i w:val="0"/>
          <w:smallCaps w:val="0"/>
          <w:strike w:val="0"/>
          <w:color w:val="1f3864"/>
          <w:sz w:val="20"/>
          <w:szCs w:val="20"/>
          <w:u w:val="none"/>
          <w:shd w:fill="auto" w:val="clear"/>
          <w:vertAlign w:val="superscript"/>
        </w:rPr>
        <w:footnoteReference w:customMarkFollows="0" w:id="37"/>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But Grofman and Chen also elaborate on the conditional probability model that generates the likelihood of bellwethers by showing that as partisan polarization increases, but presidential politics nationally is competitive in the Electoral College so that sometimes we have Democrats winning and sometimes Republican winning (three each in the 21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st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century), the likelihood of bellwethers declines.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left"/>
        <w:rPr>
          <w:rFonts w:ascii="Open Sans Light" w:cs="Open Sans Light" w:eastAsia="Open Sans Light" w:hAnsi="Open Sans Light"/>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intuition here -- which they examine at the level of counties -- is a very simple one: in order to be a bellwether county, a county must vote for the winner both when the winner is a Democrat and when the winner is a Republican, but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ceteris paribus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the increasingly polarized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patterns of voting have by now put virtually all counties firmly into one partisan camp or the other. In the 21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st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century , Grofman and Chen (2020) show that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more than 70%+ of all</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counties vote consistently Republican, and another portion are more or less permanently Democrat. These counties make great bellwethers only when their party is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alway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 winning, but awful bellwethers otherwise.</w:t>
      </w:r>
      <w:r w:rsidDel="00000000" w:rsidR="00000000" w:rsidRPr="00000000">
        <w:rPr>
          <w:rFonts w:ascii="Open Sans SemiBold" w:cs="Open Sans SemiBold" w:eastAsia="Open Sans SemiBold" w:hAnsi="Open Sans SemiBold"/>
          <w:b w:val="0"/>
          <w:i w:val="0"/>
          <w:smallCaps w:val="0"/>
          <w:strike w:val="0"/>
          <w:color w:val="1f3864"/>
          <w:sz w:val="20"/>
          <w:szCs w:val="20"/>
          <w:u w:val="none"/>
          <w:shd w:fill="auto" w:val="clear"/>
          <w:vertAlign w:val="superscript"/>
        </w:rPr>
        <w:footnoteReference w:customMarkFollows="0" w:id="38"/>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tl w:val="0"/>
        </w:rPr>
      </w:r>
    </w:p>
    <w:p w:rsidR="00000000" w:rsidDel="00000000" w:rsidP="00000000" w:rsidRDefault="00000000" w:rsidRPr="00000000" w14:paraId="00000085">
      <w:pPr>
        <w:pStyle w:val="Heading3"/>
        <w:rPr>
          <w:rFonts w:ascii="Times New Roman" w:cs="Times New Roman" w:eastAsia="Times New Roman" w:hAnsi="Times New Roman"/>
          <w:b w:val="0"/>
          <w:sz w:val="22"/>
          <w:szCs w:val="22"/>
          <w:u w:val="single"/>
        </w:rPr>
      </w:pPr>
      <w:r w:rsidDel="00000000" w:rsidR="00000000" w:rsidRPr="00000000">
        <w:rPr>
          <w:rFonts w:ascii="Times New Roman" w:cs="Times New Roman" w:eastAsia="Times New Roman" w:hAnsi="Times New Roman"/>
          <w:b w:val="0"/>
          <w:sz w:val="22"/>
          <w:szCs w:val="22"/>
          <w:u w:val="single"/>
          <w:rtl w:val="0"/>
        </w:rPr>
        <w:t xml:space="preserve">Other Cross-Election Comparisons</w:t>
      </w:r>
    </w:p>
    <w:p w:rsidR="00000000" w:rsidDel="00000000" w:rsidP="00000000" w:rsidRDefault="00000000" w:rsidRPr="00000000" w14:paraId="00000086">
      <w:pPr>
        <w:rPr/>
      </w:pPr>
      <w:r w:rsidDel="00000000" w:rsidR="00000000" w:rsidRPr="00000000">
        <w:rPr>
          <w:rFonts w:ascii="Times New Roman" w:cs="Times New Roman" w:eastAsia="Times New Roman" w:hAnsi="Times New Roman"/>
          <w:sz w:val="24"/>
          <w:szCs w:val="24"/>
          <w:rtl w:val="0"/>
        </w:rPr>
        <w:t xml:space="preserve">Other arguments with specious premises supposedly demonstrating that Biden could not have won in 2020 also make use of differences between the 2020 election and patterns found in previous elections. For example, Trump supporters such as Shurk (2020) noted that no incumbent who has won more than 75% of the primary vote has lost their election. Therefore, since Trump had won 94% of the primary vote, he must have won re-election.</w:t>
      </w:r>
      <w:r w:rsidDel="00000000" w:rsidR="00000000" w:rsidRPr="00000000">
        <w:rPr>
          <w:rFonts w:ascii="Times New Roman" w:cs="Times New Roman" w:eastAsia="Times New Roman" w:hAnsi="Times New Roman"/>
          <w:b w:val="1"/>
          <w:i w:val="0"/>
          <w:color w:val="1f3864"/>
          <w:sz w:val="24"/>
          <w:szCs w:val="24"/>
          <w:vertAlign w:val="superscript"/>
          <w:rtl w:val="0"/>
        </w:rPr>
        <w:t xml:space="preserve"> </w:t>
      </w:r>
      <w:r w:rsidDel="00000000" w:rsidR="00000000" w:rsidRPr="00000000">
        <w:rPr>
          <w:rFonts w:ascii="Times New Roman" w:cs="Times New Roman" w:eastAsia="Times New Roman" w:hAnsi="Times New Roman"/>
          <w:b w:val="1"/>
          <w:i w:val="0"/>
          <w:color w:val="1f3864"/>
          <w:sz w:val="24"/>
          <w:szCs w:val="24"/>
          <w:vertAlign w:val="superscript"/>
        </w:rPr>
        <w:footnoteReference w:customMarkFollows="0" w:id="39"/>
      </w:r>
      <w:r w:rsidDel="00000000" w:rsidR="00000000" w:rsidRPr="00000000">
        <w:rPr>
          <w:rFonts w:ascii="Times New Roman" w:cs="Times New Roman" w:eastAsia="Times New Roman" w:hAnsi="Times New Roman"/>
          <w:b w:val="1"/>
          <w:color w:val="1f3864"/>
          <w:sz w:val="24"/>
          <w:szCs w:val="24"/>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Shurk also observes that “no incumbent in over 100 years who has gained votes in his reelection bid has lost his quest for reelection.</w:t>
      </w:r>
      <w:r w:rsidDel="00000000" w:rsidR="00000000" w:rsidRPr="00000000">
        <w:rPr>
          <w:rFonts w:ascii="Times New Roman" w:cs="Times New Roman" w:eastAsia="Times New Roman" w:hAnsi="Times New Roman"/>
          <w:b w:val="1"/>
          <w:i w:val="0"/>
          <w:color w:val="1f3864"/>
          <w:sz w:val="24"/>
          <w:szCs w:val="24"/>
          <w:vertAlign w:val="superscript"/>
        </w:rPr>
        <w:footnoteReference w:customMarkFollows="0" w:id="40"/>
      </w:r>
      <w:r w:rsidDel="00000000" w:rsidR="00000000" w:rsidRPr="00000000">
        <w:rPr>
          <w:rFonts w:ascii="Times New Roman" w:cs="Times New Roman" w:eastAsia="Times New Roman" w:hAnsi="Times New Roman"/>
          <w:b w:val="1"/>
          <w:color w:val="1f3864"/>
          <w:sz w:val="24"/>
          <w:szCs w:val="24"/>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On the other hand, we could just as easily to claim that incumbents whose overall presidential approval rating was as low as that of President Trump must lose re-election.</w:t>
      </w:r>
      <w:r w:rsidDel="00000000" w:rsidR="00000000" w:rsidRPr="00000000">
        <w:rPr>
          <w:rFonts w:ascii="Times New Roman" w:cs="Times New Roman" w:eastAsia="Times New Roman" w:hAnsi="Times New Roman"/>
          <w:b w:val="1"/>
          <w:color w:val="1f3864"/>
          <w:sz w:val="24"/>
          <w:szCs w:val="24"/>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Unfortunately for this type of argument, there is no guarantee that what was true in the past will be true in the future. And, of course, these historical comparisons are based on small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especially when we limit our comparisons to those where there is an incumbent running for re-election.</w:t>
      </w:r>
      <w:r w:rsidDel="00000000" w:rsidR="00000000" w:rsidRPr="00000000">
        <w:rPr>
          <w:rFonts w:ascii="Open Sans SemiBold" w:cs="Open Sans SemiBold" w:eastAsia="Open Sans SemiBold" w:hAnsi="Open Sans SemiBold"/>
          <w:b w:val="1"/>
          <w:i w:val="0"/>
          <w:color w:val="1f3864"/>
          <w:sz w:val="20"/>
          <w:szCs w:val="20"/>
          <w:vertAlign w:val="superscript"/>
          <w:rtl w:val="0"/>
        </w:rPr>
        <w:t xml:space="preserve"> </w:t>
      </w:r>
      <w:r w:rsidDel="00000000" w:rsidR="00000000" w:rsidRPr="00000000">
        <w:rPr>
          <w:rFonts w:ascii="Open Sans SemiBold" w:cs="Open Sans SemiBold" w:eastAsia="Open Sans SemiBold" w:hAnsi="Open Sans SemiBold"/>
          <w:b w:val="1"/>
          <w:i w:val="0"/>
          <w:color w:val="1f3864"/>
          <w:sz w:val="20"/>
          <w:szCs w:val="20"/>
          <w:vertAlign w:val="superscript"/>
        </w:rPr>
        <w:footnoteReference w:customMarkFollows="0" w:id="41"/>
      </w:r>
      <w:r w:rsidDel="00000000" w:rsidR="00000000" w:rsidRPr="00000000">
        <w:rPr>
          <w:rtl w:val="0"/>
        </w:rPr>
      </w:r>
    </w:p>
    <w:p w:rsidR="00000000" w:rsidDel="00000000" w:rsidP="00000000" w:rsidRDefault="00000000" w:rsidRPr="00000000" w14:paraId="00000087">
      <w:pPr>
        <w:pStyle w:val="Heading2"/>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rtl w:val="0"/>
        </w:rPr>
        <w:t xml:space="preserve">E. Logically Valid Arguments with False Statistical Premises Using Comparisons Based on Features </w:t>
      </w:r>
      <w:r w:rsidDel="00000000" w:rsidR="00000000" w:rsidRPr="00000000">
        <w:rPr>
          <w:rFonts w:ascii="Times New Roman" w:cs="Times New Roman" w:eastAsia="Times New Roman" w:hAnsi="Times New Roman"/>
          <w:sz w:val="24"/>
          <w:szCs w:val="24"/>
          <w:rtl w:val="0"/>
        </w:rPr>
        <w:t xml:space="preserve">or Components of the Same Presidential Election.</w:t>
      </w:r>
      <w:r w:rsidDel="00000000" w:rsidR="00000000" w:rsidRPr="00000000">
        <w:rPr>
          <w:rtl w:val="0"/>
        </w:rPr>
      </w:r>
    </w:p>
    <w:p w:rsidR="00000000" w:rsidDel="00000000" w:rsidP="00000000" w:rsidRDefault="00000000" w:rsidRPr="00000000" w14:paraId="00000088">
      <w:pPr>
        <w:pStyle w:val="Heading3"/>
        <w:ind w:firstLine="288"/>
        <w:rPr>
          <w:rFonts w:ascii="Times New Roman" w:cs="Times New Roman" w:eastAsia="Times New Roman" w:hAnsi="Times New Roman"/>
          <w:b w:val="0"/>
          <w:sz w:val="22"/>
          <w:szCs w:val="22"/>
          <w:u w:val="single"/>
        </w:rPr>
      </w:pPr>
      <w:r w:rsidDel="00000000" w:rsidR="00000000" w:rsidRPr="00000000">
        <w:rPr>
          <w:rtl w:val="0"/>
        </w:rPr>
      </w:r>
    </w:p>
    <w:p w:rsidR="00000000" w:rsidDel="00000000" w:rsidP="00000000" w:rsidRDefault="00000000" w:rsidRPr="00000000" w14:paraId="00000089">
      <w:pPr>
        <w:pStyle w:val="Heading3"/>
        <w:ind w:firstLine="288"/>
        <w:rPr>
          <w:rFonts w:ascii="Times New Roman" w:cs="Times New Roman" w:eastAsia="Times New Roman" w:hAnsi="Times New Roman"/>
          <w:b w:val="0"/>
          <w:sz w:val="22"/>
          <w:szCs w:val="22"/>
          <w:u w:val="single"/>
        </w:rPr>
      </w:pPr>
      <w:r w:rsidDel="00000000" w:rsidR="00000000" w:rsidRPr="00000000">
        <w:rPr>
          <w:rFonts w:ascii="Times New Roman" w:cs="Times New Roman" w:eastAsia="Times New Roman" w:hAnsi="Times New Roman"/>
          <w:b w:val="0"/>
          <w:sz w:val="22"/>
          <w:szCs w:val="22"/>
          <w:u w:val="single"/>
          <w:rtl w:val="0"/>
        </w:rPr>
        <w:t xml:space="preserve">Matching design: within election split ticket voting versus straight ticket voting</w:t>
      </w:r>
    </w:p>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matching comparison involves comparison of elections where there are two kinds of votes: straight ticket votes (where a single check casts a vote for all candidates of a given party for all offices) and ballots where this box is not checked. The claim by Ayyudurai (2020) is that in four counties in Michigan where the straight ticket vote option was available, the difference between the vote share of former President Trump in the straight ticket votes and in the split ticket votes should be unrelated to the level of success in President Trump in straight ticket votes unless there is voter fraud. Moreover, Ayyudurai asserts that a negative correlation indicates that the split ticket votes have been manipulated to reduce the apparent Trump share of the vote, i.e., that a negative correlation is a sign of voter fraud.</w:t>
      </w:r>
    </w:p>
    <w:p w:rsidR="00000000" w:rsidDel="00000000" w:rsidP="00000000" w:rsidRDefault="00000000" w:rsidRPr="00000000" w14:paraId="0000008B">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 can write this argument as </w:t>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pBdr>
          <w:top w:color="000000" w:space="1" w:sz="4" w:val="single"/>
          <w:left w:color="000000" w:space="4" w:sz="4" w:val="single"/>
          <w:bottom w:color="000000" w:space="1" w:sz="4" w:val="single"/>
          <w:right w:color="000000" w:space="4" w:sz="4" w:val="single"/>
        </w:pBdr>
        <w:shd w:fill="e7e6e6" w:val="clea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difference between straight ticket vote share for the candidate of a given party and split ticket vote share for the candidate of that party is negatively correlated (A),</w:t>
      </w:r>
    </w:p>
    <w:p w:rsidR="00000000" w:rsidDel="00000000" w:rsidP="00000000" w:rsidRDefault="00000000" w:rsidRPr="00000000" w14:paraId="0000008E">
      <w:pPr>
        <w:pBdr>
          <w:top w:color="000000" w:space="1" w:sz="4" w:val="single"/>
          <w:left w:color="000000" w:space="4" w:sz="4" w:val="single"/>
          <w:bottom w:color="000000" w:space="1" w:sz="4" w:val="single"/>
          <w:right w:color="000000" w:space="4" w:sz="4" w:val="single"/>
        </w:pBdr>
        <w:shd w:fill="e7e6e6" w:val="clea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there is vote fraud in favor of the other party (B).</w:t>
      </w:r>
    </w:p>
    <w:p w:rsidR="00000000" w:rsidDel="00000000" w:rsidP="00000000" w:rsidRDefault="00000000" w:rsidRPr="00000000" w14:paraId="0000008F">
      <w:pPr>
        <w:pBdr>
          <w:top w:color="000000" w:space="1" w:sz="4" w:val="single"/>
          <w:left w:color="000000" w:space="4" w:sz="4" w:val="single"/>
          <w:bottom w:color="000000" w:space="1" w:sz="4" w:val="single"/>
          <w:right w:color="000000" w:space="4" w:sz="4" w:val="single"/>
        </w:pBdr>
        <w:shd w:fill="e7e6e6" w:val="clea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difference between straight ticket vote Republican share and split ticket Republican vote share is four Michigan counties is negatively correlated with straight ticket Republican vote share (A).</w:t>
      </w:r>
    </w:p>
    <w:p w:rsidR="00000000" w:rsidDel="00000000" w:rsidP="00000000" w:rsidRDefault="00000000" w:rsidRPr="00000000" w14:paraId="00000090">
      <w:pPr>
        <w:pBdr>
          <w:top w:color="000000" w:space="1" w:sz="4" w:val="single"/>
          <w:left w:color="000000" w:space="4" w:sz="4" w:val="single"/>
          <w:bottom w:color="000000" w:space="1" w:sz="4" w:val="single"/>
          <w:right w:color="000000" w:space="4" w:sz="4" w:val="single"/>
        </w:pBdr>
        <w:shd w:fill="e7e6e6" w:val="clea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there must have been vote fraud favoring the Democrats in those counties (B).</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This is, in principle, a valid argument. But the premise makes no sense. The notion that the two vote shares should be uncorrelated if there is nothing suspicious going on might appear on its face to be plausible, but some reflection reveals that it is completely misguided. Indeed depending upon whether we take the difference 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split ticket vote share minus straight ticket vote share or as straight ticket vote share minus split ticket vote share) it should be inevitable to get a non-zero correlation. Below we work out a toy example.</w:t>
      </w:r>
    </w:p>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 we take as an approximation that Republican vote propensities are the same among straight ticket voters as among split-ticket vote, then we are correlating r</w:t>
      </w:r>
      <w:r w:rsidDel="00000000" w:rsidR="00000000" w:rsidRPr="00000000">
        <w:rPr>
          <w:rFonts w:ascii="Times New Roman" w:cs="Times New Roman" w:eastAsia="Times New Roman" w:hAnsi="Times New Roman"/>
          <w:b w:val="1"/>
          <w:sz w:val="24"/>
          <w:szCs w:val="24"/>
          <w:vertAlign w:val="subscript"/>
          <w:rtl w:val="0"/>
        </w:rPr>
        <w:t xml:space="preserve">1</w:t>
      </w:r>
      <w:r w:rsidDel="00000000" w:rsidR="00000000" w:rsidRPr="00000000">
        <w:rPr>
          <w:rFonts w:ascii="Times New Roman" w:cs="Times New Roman" w:eastAsia="Times New Roman" w:hAnsi="Times New Roman"/>
          <w:b w:val="1"/>
          <w:sz w:val="24"/>
          <w:szCs w:val="24"/>
          <w:rtl w:val="0"/>
        </w:rPr>
        <w:t xml:space="preserve">s with r</w:t>
      </w:r>
      <w:r w:rsidDel="00000000" w:rsidR="00000000" w:rsidRPr="00000000">
        <w:rPr>
          <w:rFonts w:ascii="Times New Roman" w:cs="Times New Roman" w:eastAsia="Times New Roman" w:hAnsi="Times New Roman"/>
          <w:b w:val="1"/>
          <w:sz w:val="24"/>
          <w:szCs w:val="24"/>
          <w:vertAlign w:val="subscript"/>
          <w:rtl w:val="0"/>
        </w:rPr>
        <w:t xml:space="preserve">1</w:t>
      </w:r>
      <w:r w:rsidDel="00000000" w:rsidR="00000000" w:rsidRPr="00000000">
        <w:rPr>
          <w:rFonts w:ascii="Times New Roman" w:cs="Times New Roman" w:eastAsia="Times New Roman" w:hAnsi="Times New Roman"/>
          <w:b w:val="1"/>
          <w:sz w:val="24"/>
          <w:szCs w:val="24"/>
          <w:rtl w:val="0"/>
        </w:rPr>
        <w:t xml:space="preserve">s-r</w:t>
      </w:r>
      <w:r w:rsidDel="00000000" w:rsidR="00000000" w:rsidRPr="00000000">
        <w:rPr>
          <w:rFonts w:ascii="Times New Roman" w:cs="Times New Roman" w:eastAsia="Times New Roman" w:hAnsi="Times New Roman"/>
          <w:b w:val="1"/>
          <w:sz w:val="24"/>
          <w:szCs w:val="24"/>
          <w:vertAlign w:val="subscript"/>
          <w:rtl w:val="0"/>
        </w:rPr>
        <w:t xml:space="preserve">2</w:t>
      </w:r>
      <w:r w:rsidDel="00000000" w:rsidR="00000000" w:rsidRPr="00000000">
        <w:rPr>
          <w:rFonts w:ascii="Times New Roman" w:cs="Times New Roman" w:eastAsia="Times New Roman" w:hAnsi="Times New Roman"/>
          <w:b w:val="1"/>
          <w:sz w:val="24"/>
          <w:szCs w:val="24"/>
          <w:rtl w:val="0"/>
        </w:rPr>
        <w:t xml:space="preserve">(1-s), or with r</w:t>
      </w:r>
      <w:r w:rsidDel="00000000" w:rsidR="00000000" w:rsidRPr="00000000">
        <w:rPr>
          <w:rFonts w:ascii="Times New Roman" w:cs="Times New Roman" w:eastAsia="Times New Roman" w:hAnsi="Times New Roman"/>
          <w:b w:val="1"/>
          <w:sz w:val="24"/>
          <w:szCs w:val="24"/>
          <w:vertAlign w:val="subscript"/>
          <w:rtl w:val="0"/>
        </w:rPr>
        <w:t xml:space="preserve">2</w:t>
      </w:r>
      <w:r w:rsidDel="00000000" w:rsidR="00000000" w:rsidRPr="00000000">
        <w:rPr>
          <w:rFonts w:ascii="Times New Roman" w:cs="Times New Roman" w:eastAsia="Times New Roman" w:hAnsi="Times New Roman"/>
          <w:b w:val="1"/>
          <w:sz w:val="24"/>
          <w:szCs w:val="24"/>
          <w:rtl w:val="0"/>
        </w:rPr>
        <w:t xml:space="preserve">(1 - s) – r</w:t>
      </w:r>
      <w:r w:rsidDel="00000000" w:rsidR="00000000" w:rsidRPr="00000000">
        <w:rPr>
          <w:rFonts w:ascii="Times New Roman" w:cs="Times New Roman" w:eastAsia="Times New Roman" w:hAnsi="Times New Roman"/>
          <w:b w:val="1"/>
          <w:sz w:val="24"/>
          <w:szCs w:val="24"/>
          <w:vertAlign w:val="subscript"/>
          <w:rtl w:val="0"/>
        </w:rPr>
        <w:t xml:space="preserve">1</w:t>
      </w:r>
      <w:r w:rsidDel="00000000" w:rsidR="00000000" w:rsidRPr="00000000">
        <w:rPr>
          <w:rFonts w:ascii="Times New Roman" w:cs="Times New Roman" w:eastAsia="Times New Roman" w:hAnsi="Times New Roman"/>
          <w:b w:val="1"/>
          <w:sz w:val="24"/>
          <w:szCs w:val="24"/>
          <w:rtl w:val="0"/>
        </w:rPr>
        <w:t xml:space="preserve">s, where s is the share of the Republican voters who cast a straight ticket vote and r</w:t>
      </w:r>
      <w:r w:rsidDel="00000000" w:rsidR="00000000" w:rsidRPr="00000000">
        <w:rPr>
          <w:rFonts w:ascii="Times New Roman" w:cs="Times New Roman" w:eastAsia="Times New Roman" w:hAnsi="Times New Roman"/>
          <w:b w:val="1"/>
          <w:sz w:val="24"/>
          <w:szCs w:val="24"/>
          <w:vertAlign w:val="subscript"/>
          <w:rtl w:val="0"/>
        </w:rPr>
        <w:t xml:space="preserve">i</w:t>
      </w:r>
      <w:r w:rsidDel="00000000" w:rsidR="00000000" w:rsidRPr="00000000">
        <w:rPr>
          <w:rFonts w:ascii="Times New Roman" w:cs="Times New Roman" w:eastAsia="Times New Roman" w:hAnsi="Times New Roman"/>
          <w:b w:val="1"/>
          <w:sz w:val="24"/>
          <w:szCs w:val="24"/>
          <w:rtl w:val="0"/>
        </w:rPr>
        <w:t xml:space="preserve"> is the Republican share of the vote cast by voters of the given type, with i =1 straight ticket voters and i=2, split ticket voters. Let us simplify further by positing that r</w:t>
      </w:r>
      <w:r w:rsidDel="00000000" w:rsidR="00000000" w:rsidRPr="00000000">
        <w:rPr>
          <w:rFonts w:ascii="Times New Roman" w:cs="Times New Roman" w:eastAsia="Times New Roman" w:hAnsi="Times New Roman"/>
          <w:b w:val="1"/>
          <w:sz w:val="24"/>
          <w:szCs w:val="24"/>
          <w:vertAlign w:val="subscript"/>
          <w:rtl w:val="0"/>
        </w:rPr>
        <w:t xml:space="preserve">1 </w:t>
      </w:r>
      <w:r w:rsidDel="00000000" w:rsidR="00000000" w:rsidRPr="00000000">
        <w:rPr>
          <w:rFonts w:ascii="Times New Roman" w:cs="Times New Roman" w:eastAsia="Times New Roman" w:hAnsi="Times New Roman"/>
          <w:b w:val="1"/>
          <w:sz w:val="24"/>
          <w:szCs w:val="24"/>
          <w:rtl w:val="0"/>
        </w:rPr>
        <w:t xml:space="preserve">= r</w:t>
      </w:r>
      <w:r w:rsidDel="00000000" w:rsidR="00000000" w:rsidRPr="00000000">
        <w:rPr>
          <w:rFonts w:ascii="Times New Roman" w:cs="Times New Roman" w:eastAsia="Times New Roman" w:hAnsi="Times New Roman"/>
          <w:b w:val="1"/>
          <w:sz w:val="24"/>
          <w:szCs w:val="24"/>
          <w:vertAlign w:val="subscript"/>
          <w:rtl w:val="0"/>
        </w:rPr>
        <w:t xml:space="preserve">2</w:t>
      </w:r>
      <w:r w:rsidDel="00000000" w:rsidR="00000000" w:rsidRPr="00000000">
        <w:rPr>
          <w:rFonts w:ascii="Times New Roman" w:cs="Times New Roman" w:eastAsia="Times New Roman" w:hAnsi="Times New Roman"/>
          <w:b w:val="1"/>
          <w:sz w:val="24"/>
          <w:szCs w:val="24"/>
          <w:rtl w:val="0"/>
        </w:rPr>
        <w:t xml:space="preserve">. Now, doing what Ayyudurai (2020) wishes us to require simply correlating r with either 2r-1 or 1-2r, thus guaranteeing either a positive or a negative correlation depending upon which way we do the difference. What there is NO reason to expect is a zero correlation. </w:t>
      </w:r>
    </w:p>
    <w:p w:rsidR="00000000" w:rsidDel="00000000" w:rsidP="00000000" w:rsidRDefault="00000000" w:rsidRPr="00000000" w14:paraId="00000094">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sz w:val="24"/>
          <w:szCs w:val="24"/>
          <w:rtl w:val="0"/>
        </w:rPr>
        <w:t xml:space="preserve"> But, if the argument above did not convince you that Ayyudurai’s (2020) syllogism is misguided, just think about the failure of symmetry. Under our simplifying assumptions, the exact same argument he makes for Republicans goes through for Democrat votes as well, so that his argument leads us, on the one hand, to the conclusion that there was fraud favoring Democrats (when we look at Republican vote shares) and on the other hand, to the contradictory conclusion that there was fraud favoring Republicans (when we look at Democratic vote shares).</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Open Sans SemiBold" w:cs="Open Sans SemiBold" w:eastAsia="Open Sans SemiBold" w:hAnsi="Open Sans SemiBold"/>
          <w:b w:val="0"/>
          <w:i w:val="0"/>
          <w:color w:val="1f3864"/>
          <w:sz w:val="20"/>
          <w:szCs w:val="20"/>
          <w:vertAlign w:val="superscript"/>
        </w:rPr>
        <w:footnoteReference w:customMarkFollows="0" w:id="42"/>
      </w:r>
      <w:r w:rsidDel="00000000" w:rsidR="00000000" w:rsidRPr="00000000">
        <w:rPr>
          <w:rFonts w:ascii="Times New Roman" w:cs="Times New Roman" w:eastAsia="Times New Roman" w:hAnsi="Times New Roman"/>
          <w:b w:val="1"/>
          <w:color w:val="ff0000"/>
          <w:sz w:val="24"/>
          <w:szCs w:val="24"/>
          <w:rtl w:val="0"/>
        </w:rPr>
        <w:t xml:space="preserve"> JONATHAN CAN YOU PLEASE VERIFY WHAT THE MICHIGAN EMPIRICS REALLY WORK FOR BOTH DEM AND REP VOTE SHARE. I THINK I HAVE THIS RIGHT BUT I AM NOT 100% SURE.</w:t>
      </w:r>
    </w:p>
    <w:p w:rsidR="00000000" w:rsidDel="00000000" w:rsidP="00000000" w:rsidRDefault="00000000" w:rsidRPr="00000000" w14:paraId="00000095">
      <w:pP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96">
      <w:pPr>
        <w:pStyle w:val="Heading3"/>
        <w:ind w:firstLine="288"/>
        <w:rPr>
          <w:rFonts w:ascii="Times New Roman" w:cs="Times New Roman" w:eastAsia="Times New Roman" w:hAnsi="Times New Roman"/>
          <w:b w:val="0"/>
          <w:sz w:val="22"/>
          <w:szCs w:val="22"/>
          <w:u w:val="single"/>
        </w:rPr>
      </w:pPr>
      <w:r w:rsidDel="00000000" w:rsidR="00000000" w:rsidRPr="00000000">
        <w:rPr>
          <w:rFonts w:ascii="Times New Roman" w:cs="Times New Roman" w:eastAsia="Times New Roman" w:hAnsi="Times New Roman"/>
          <w:b w:val="0"/>
          <w:sz w:val="22"/>
          <w:szCs w:val="22"/>
          <w:u w:val="single"/>
          <w:rtl w:val="0"/>
        </w:rPr>
        <w:t xml:space="preserve">Matching design: within-election comparisons of areas with and without fraud claims</w:t>
      </w:r>
    </w:p>
    <w:p w:rsidR="00000000" w:rsidDel="00000000" w:rsidP="00000000" w:rsidRDefault="00000000" w:rsidRPr="00000000" w14:paraId="0000009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apparently sophisticated attempt to prove election fraud via statistical analysis (Lott 2020) looks at turnout gains in precincts in counties where vote fraud was alleged as compared to turnout gains in other counties in the same state, matches of precincts in counties with vote fraud claims with similar precincts in neighboring counties in an adjacent state where there were no vote fraud claims, and compares turnout gains in matched counties when one county is Democrat and one county is Republican from those where both counties are Republican. Lott argues that higher turnout in the suspect counties (or precincts within those counties) compared to the other counties (or precincts) is indicative of vote fraud. But the assertion that differential change in turnout proves fraud is not credible</w:t>
      </w:r>
    </w:p>
    <w:p w:rsidR="00000000" w:rsidDel="00000000" w:rsidP="00000000" w:rsidRDefault="00000000" w:rsidRPr="00000000" w14:paraId="0000009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Eggers, Garro and Grimmer (2021) provide a variety of arguments, both theoretical and empirical, to show that the econometric designs in the Lott (2020) study are so flawed that its conclusions are completely vitiated. Here we simply note, (a) that there are many reasons why turnout changes, (b) there is a selection bias effect such that the counties won by Democrats most likely to have fraud claims pressed against them may also be ones where turnout was higher than expected and such counties are likely to differ from other counties in the state such that attempts to control for confounding differences are unlikely to capture all of them, </w:t>
      </w:r>
      <w:r w:rsidDel="00000000" w:rsidR="00000000" w:rsidRPr="00000000">
        <w:rPr>
          <w:rFonts w:ascii="Open Sans SemiBold" w:cs="Open Sans SemiBold" w:eastAsia="Open Sans SemiBold" w:hAnsi="Open Sans SemiBold"/>
          <w:b w:val="0"/>
          <w:i w:val="0"/>
          <w:color w:val="1f3864"/>
          <w:sz w:val="20"/>
          <w:szCs w:val="20"/>
          <w:vertAlign w:val="superscript"/>
        </w:rPr>
        <w:footnoteReference w:customMarkFollows="0" w:id="43"/>
      </w:r>
      <w:r w:rsidDel="00000000" w:rsidR="00000000" w:rsidRPr="00000000">
        <w:rPr>
          <w:rFonts w:ascii="Times New Roman" w:cs="Times New Roman" w:eastAsia="Times New Roman" w:hAnsi="Times New Roman"/>
          <w:b w:val="1"/>
          <w:sz w:val="24"/>
          <w:szCs w:val="24"/>
          <w:rtl w:val="0"/>
        </w:rPr>
        <w:t xml:space="preserve"> and (c) that cross-state comparisons have the further problem that some neighboring states had low levels of turnout gain relative to the states where there was claimed fraud. </w:t>
      </w:r>
    </w:p>
    <w:p w:rsidR="00000000" w:rsidDel="00000000" w:rsidP="00000000" w:rsidRDefault="00000000" w:rsidRPr="00000000" w14:paraId="0000009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9B">
      <w:pPr>
        <w:pStyle w:val="Head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III. Conclusions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paraphrase Jeremy Bentham, claims of massive fraud based on aggregate level statistical features of the 2020 election are not just nonsense, but “nonsense on stilts.” While it is impossible to address all the misleading claims and specious arguments made in the blogosphere or by President Trump himself, we believe the compendium of statistical fallacies given above can be useful to those interested in the misuse of statistics. And, as noted earlier, this essay is deliberately written in a non-technical way to be comprehensible even to beginning students in statistics. </w:t>
      </w:r>
    </w:p>
    <w:p w:rsidR="00000000" w:rsidDel="00000000" w:rsidP="00000000" w:rsidRDefault="00000000" w:rsidRPr="00000000" w14:paraId="0000009E">
      <w:pPr>
        <w:spacing w:after="0" w:line="240" w:lineRule="auto"/>
        <w:ind w:firstLine="0"/>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80" w:right="0" w:hanging="4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Ayyadurai, S. “Dr. Shiva live: MIT PhD analysis of Michigan votes reveals unfortunate truth of US voting systems” (video recording, 2020).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0">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https://www.youtube.com/watch?v=Ztu5Y5obWPk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Accessed February 12, 2022.</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Bentham, Jeremy. 2002. Rights, Representation, and Reform: Nonsense upon Stilts and Other Writings on the French Revolution.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Collected Works of Jeremy Bentham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(edited by  Schofield, P., C. Pease-Watkin,  and C., Blamires).  Oxford University Press,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317–401.</w:t>
      </w:r>
    </w:p>
    <w:p w:rsidR="00000000" w:rsidDel="00000000" w:rsidP="00000000" w:rsidRDefault="00000000" w:rsidRPr="00000000" w14:paraId="000000A2">
      <w:pPr>
        <w:ind w:left="720" w:hanging="720"/>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Cervas, Jonathan R, and Bernard Grofman. 2019. Are Presidential Inversions Inevitable? Comparing Eight Counterfactual Rules for Electing the US President. </w:t>
      </w:r>
      <w:r w:rsidDel="00000000" w:rsidR="00000000" w:rsidRPr="00000000">
        <w:rPr>
          <w:rFonts w:ascii="Times New Roman" w:cs="Times New Roman" w:eastAsia="Times New Roman" w:hAnsi="Times New Roman"/>
          <w:i w:val="1"/>
          <w:sz w:val="24"/>
          <w:szCs w:val="24"/>
          <w:rtl w:val="0"/>
        </w:rPr>
        <w:t xml:space="preserve">Social Sciences Quarterly</w:t>
      </w:r>
      <w:r w:rsidDel="00000000" w:rsidR="00000000" w:rsidRPr="00000000">
        <w:rPr>
          <w:rFonts w:ascii="Times New Roman" w:cs="Times New Roman" w:eastAsia="Times New Roman" w:hAnsi="Times New Roman"/>
          <w:sz w:val="24"/>
          <w:szCs w:val="24"/>
          <w:rtl w:val="0"/>
        </w:rPr>
        <w:t xml:space="preserve"> 100(4): 1322-1335.</w:t>
      </w:r>
    </w:p>
    <w:p w:rsidR="00000000" w:rsidDel="00000000" w:rsidP="00000000" w:rsidRDefault="00000000" w:rsidRPr="00000000" w14:paraId="000000A3">
      <w:pPr>
        <w:ind w:left="720" w:hanging="720"/>
        <w:rPr>
          <w:rFonts w:ascii="Arial" w:cs="Arial" w:eastAsia="Arial" w:hAnsi="Arial"/>
          <w:i w:val="1"/>
          <w:color w:val="202122"/>
          <w:sz w:val="19"/>
          <w:szCs w:val="19"/>
        </w:rPr>
      </w:pPr>
      <w:r w:rsidDel="00000000" w:rsidR="00000000" w:rsidRPr="00000000">
        <w:rPr>
          <w:rFonts w:ascii="Times New Roman" w:cs="Times New Roman" w:eastAsia="Times New Roman" w:hAnsi="Times New Roman"/>
          <w:i w:val="0"/>
          <w:color w:val="202122"/>
          <w:sz w:val="24"/>
          <w:szCs w:val="24"/>
          <w:rtl w:val="0"/>
        </w:rPr>
        <w:t xml:space="preserve">Deckert, Joseph; Mikhail Myagkov, and</w:t>
      </w:r>
      <w:r w:rsidDel="00000000" w:rsidR="00000000" w:rsidRPr="00000000">
        <w:rPr>
          <w:rFonts w:ascii="Times New Roman" w:cs="Times New Roman" w:eastAsia="Times New Roman" w:hAnsi="Times New Roman"/>
          <w:color w:val="202122"/>
          <w:sz w:val="24"/>
          <w:szCs w:val="24"/>
          <w:rtl w:val="0"/>
        </w:rPr>
        <w:t xml:space="preserve"> </w:t>
      </w:r>
      <w:r w:rsidDel="00000000" w:rsidR="00000000" w:rsidRPr="00000000">
        <w:rPr>
          <w:rFonts w:ascii="Times New Roman" w:cs="Times New Roman" w:eastAsia="Times New Roman" w:hAnsi="Times New Roman"/>
          <w:i w:val="0"/>
          <w:color w:val="202122"/>
          <w:sz w:val="24"/>
          <w:szCs w:val="24"/>
          <w:rtl w:val="0"/>
        </w:rPr>
        <w:t xml:space="preserve">Peter C. Ordeshook.</w:t>
      </w:r>
      <w:r w:rsidDel="00000000" w:rsidR="00000000" w:rsidRPr="00000000">
        <w:rPr>
          <w:rFonts w:ascii="Times New Roman" w:cs="Times New Roman" w:eastAsia="Times New Roman" w:hAnsi="Times New Roman"/>
          <w:color w:val="202122"/>
          <w:sz w:val="24"/>
          <w:szCs w:val="24"/>
          <w:rtl w:val="0"/>
        </w:rPr>
        <w:t xml:space="preserve"> </w:t>
      </w:r>
      <w:r w:rsidDel="00000000" w:rsidR="00000000" w:rsidRPr="00000000">
        <w:rPr>
          <w:rFonts w:ascii="Times New Roman" w:cs="Times New Roman" w:eastAsia="Times New Roman" w:hAnsi="Times New Roman"/>
          <w:i w:val="0"/>
          <w:color w:val="202122"/>
          <w:sz w:val="24"/>
          <w:szCs w:val="24"/>
          <w:rtl w:val="0"/>
        </w:rPr>
        <w:t xml:space="preserve">2011</w:t>
      </w:r>
      <w:r w:rsidDel="00000000" w:rsidR="00000000" w:rsidRPr="00000000">
        <w:rPr>
          <w:rFonts w:ascii="Times New Roman" w:cs="Times New Roman" w:eastAsia="Times New Roman" w:hAnsi="Times New Roman"/>
          <w:i w:val="1"/>
          <w:color w:val="202122"/>
          <w:sz w:val="24"/>
          <w:szCs w:val="24"/>
          <w:rtl w:val="0"/>
        </w:rPr>
        <w:t xml:space="preserve">. </w:t>
      </w:r>
      <w:hyperlink r:id="rId11">
        <w:r w:rsidDel="00000000" w:rsidR="00000000" w:rsidRPr="00000000">
          <w:rPr>
            <w:rFonts w:ascii="Times New Roman" w:cs="Times New Roman" w:eastAsia="Times New Roman" w:hAnsi="Times New Roman"/>
            <w:color w:val="000000"/>
            <w:sz w:val="24"/>
            <w:szCs w:val="24"/>
            <w:u w:val="none"/>
            <w:rtl w:val="0"/>
          </w:rPr>
          <w:t xml:space="preserve">"Benford's Law and the Detection of Election Fraud"</w:t>
        </w:r>
      </w:hyperlink>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0"/>
          <w:color w:val="202122"/>
          <w:sz w:val="24"/>
          <w:szCs w:val="24"/>
          <w:rtl w:val="0"/>
        </w:rPr>
        <w:t xml:space="preserve"> </w:t>
      </w:r>
      <w:r w:rsidDel="00000000" w:rsidR="00000000" w:rsidRPr="00000000">
        <w:rPr>
          <w:rFonts w:ascii="Times New Roman" w:cs="Times New Roman" w:eastAsia="Times New Roman" w:hAnsi="Times New Roman"/>
          <w:i w:val="1"/>
          <w:color w:val="202122"/>
          <w:sz w:val="24"/>
          <w:szCs w:val="24"/>
          <w:rtl w:val="0"/>
        </w:rPr>
        <w:t xml:space="preserve">Political Analysis</w:t>
      </w:r>
      <w:r w:rsidDel="00000000" w:rsidR="00000000" w:rsidRPr="00000000">
        <w:rPr>
          <w:rFonts w:ascii="Times New Roman" w:cs="Times New Roman" w:eastAsia="Times New Roman" w:hAnsi="Times New Roman"/>
          <w:i w:val="0"/>
          <w:color w:val="202122"/>
          <w:sz w:val="24"/>
          <w:szCs w:val="24"/>
          <w:rtl w:val="0"/>
        </w:rPr>
        <w:t xml:space="preserve">  19 (3): 245–268</w:t>
      </w:r>
      <w:r w:rsidDel="00000000" w:rsidR="00000000" w:rsidRPr="00000000">
        <w:rPr>
          <w:rFonts w:ascii="Arial" w:cs="Arial" w:eastAsia="Arial" w:hAnsi="Arial"/>
          <w:i w:val="1"/>
          <w:color w:val="202122"/>
          <w:sz w:val="19"/>
          <w:szCs w:val="19"/>
          <w:rtl w:val="0"/>
        </w:rPr>
        <w:t xml:space="preserve">. </w:t>
      </w:r>
      <w:hyperlink r:id="rId12">
        <w:r w:rsidDel="00000000" w:rsidR="00000000" w:rsidRPr="00000000">
          <w:rPr>
            <w:rFonts w:ascii="Arial" w:cs="Arial" w:eastAsia="Arial" w:hAnsi="Arial"/>
            <w:i w:val="1"/>
            <w:color w:val="0645ad"/>
            <w:sz w:val="19"/>
            <w:szCs w:val="19"/>
            <w:u w:val="single"/>
            <w:rtl w:val="0"/>
          </w:rPr>
          <w:t xml:space="preserve">doi</w:t>
        </w:r>
      </w:hyperlink>
      <w:r w:rsidDel="00000000" w:rsidR="00000000" w:rsidRPr="00000000">
        <w:rPr>
          <w:rFonts w:ascii="Arial" w:cs="Arial" w:eastAsia="Arial" w:hAnsi="Arial"/>
          <w:i w:val="1"/>
          <w:color w:val="202122"/>
          <w:sz w:val="19"/>
          <w:szCs w:val="19"/>
          <w:rtl w:val="0"/>
        </w:rPr>
        <w:t xml:space="preserve">:</w:t>
      </w:r>
      <w:hyperlink r:id="rId13">
        <w:r w:rsidDel="00000000" w:rsidR="00000000" w:rsidRPr="00000000">
          <w:rPr>
            <w:rFonts w:ascii="Arial" w:cs="Arial" w:eastAsia="Arial" w:hAnsi="Arial"/>
            <w:i w:val="1"/>
            <w:color w:val="3366bb"/>
            <w:sz w:val="19"/>
            <w:szCs w:val="19"/>
            <w:u w:val="single"/>
            <w:rtl w:val="0"/>
          </w:rPr>
          <w:t xml:space="preserve">10.1093/pan/mpr014</w:t>
        </w:r>
      </w:hyperlink>
      <w:r w:rsidDel="00000000" w:rsidR="00000000" w:rsidRPr="00000000">
        <w:rPr>
          <w:rFonts w:ascii="Arial" w:cs="Arial" w:eastAsia="Arial" w:hAnsi="Arial"/>
          <w:i w:val="1"/>
          <w:color w:val="202122"/>
          <w:sz w:val="19"/>
          <w:szCs w:val="19"/>
          <w:rtl w:val="0"/>
        </w:rPr>
        <w:t xml:space="preserve">. </w:t>
      </w:r>
      <w:hyperlink r:id="rId14">
        <w:r w:rsidDel="00000000" w:rsidR="00000000" w:rsidRPr="00000000">
          <w:rPr>
            <w:rFonts w:ascii="Arial" w:cs="Arial" w:eastAsia="Arial" w:hAnsi="Arial"/>
            <w:i w:val="1"/>
            <w:color w:val="0645ad"/>
            <w:sz w:val="19"/>
            <w:szCs w:val="19"/>
            <w:u w:val="single"/>
            <w:rtl w:val="0"/>
          </w:rPr>
          <w:t xml:space="preserve">ISSN</w:t>
        </w:r>
      </w:hyperlink>
      <w:r w:rsidDel="00000000" w:rsidR="00000000" w:rsidRPr="00000000">
        <w:rPr>
          <w:rFonts w:ascii="Arial" w:cs="Arial" w:eastAsia="Arial" w:hAnsi="Arial"/>
          <w:i w:val="1"/>
          <w:color w:val="202122"/>
          <w:sz w:val="19"/>
          <w:szCs w:val="19"/>
          <w:rtl w:val="0"/>
        </w:rPr>
        <w:t xml:space="preserve"> </w:t>
      </w:r>
      <w:hyperlink r:id="rId15">
        <w:r w:rsidDel="00000000" w:rsidR="00000000" w:rsidRPr="00000000">
          <w:rPr>
            <w:rFonts w:ascii="Arial" w:cs="Arial" w:eastAsia="Arial" w:hAnsi="Arial"/>
            <w:i w:val="1"/>
            <w:color w:val="3366bb"/>
            <w:sz w:val="19"/>
            <w:szCs w:val="19"/>
            <w:u w:val="single"/>
            <w:rtl w:val="0"/>
          </w:rPr>
          <w:t xml:space="preserve">1047-1987</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Deutsch, K. W., and W. G. Madow. 1961. “A Note on the Appearance of Wisdom in Large Bureaucratic Organizations.”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Behavioral 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 (January): 72–78.</w:t>
      </w:r>
    </w:p>
    <w:p w:rsidR="00000000" w:rsidDel="00000000" w:rsidP="00000000" w:rsidRDefault="00000000" w:rsidRPr="00000000" w14:paraId="000000A5">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Downs, Anthony. 1957. </w:t>
      </w:r>
      <w:r w:rsidDel="00000000" w:rsidR="00000000" w:rsidRPr="00000000">
        <w:rPr>
          <w:rFonts w:ascii="Times New Roman" w:cs="Times New Roman" w:eastAsia="Times New Roman" w:hAnsi="Times New Roman"/>
          <w:i w:val="1"/>
          <w:sz w:val="24"/>
          <w:szCs w:val="24"/>
          <w:rtl w:val="0"/>
        </w:rPr>
        <w:t xml:space="preserve">An Economic Theory of Democracy</w:t>
      </w:r>
      <w:r w:rsidDel="00000000" w:rsidR="00000000" w:rsidRPr="00000000">
        <w:rPr>
          <w:rFonts w:ascii="Times New Roman" w:cs="Times New Roman" w:eastAsia="Times New Roman" w:hAnsi="Times New Roman"/>
          <w:sz w:val="24"/>
          <w:szCs w:val="24"/>
          <w:rtl w:val="0"/>
        </w:rPr>
        <w:t xml:space="preserve">. Harper &amp; Row.</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hanging="72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Economist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2021. “Russian Elections Once Again had a Suspiciously Neat Result.”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hyperlink r:id="rId1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Russian elections once again had a suspiciously neat result | The Economist</w:t>
        </w:r>
      </w:hyperlink>
      <w:r w:rsidDel="00000000" w:rsidR="00000000" w:rsidRPr="00000000">
        <w:rPr>
          <w:rtl w:val="0"/>
        </w:rPr>
      </w:r>
    </w:p>
    <w:p w:rsidR="00000000" w:rsidDel="00000000" w:rsidP="00000000" w:rsidRDefault="00000000" w:rsidRPr="00000000" w14:paraId="000000A7">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Eggers, Andrew C., Haritz Garro and Justin Grimmer. 2021. “Comment on ‘A Simple Test for the Extent of Voter Fraud with Absentee Ballots in the 2020 Presidential Election’." </w:t>
      </w:r>
      <w:r w:rsidDel="00000000" w:rsidR="00000000" w:rsidRPr="00000000">
        <w:rPr>
          <w:rFonts w:ascii="Times New Roman" w:cs="Times New Roman" w:eastAsia="Times New Roman" w:hAnsi="Times New Roman"/>
          <w:i w:val="1"/>
          <w:sz w:val="24"/>
          <w:szCs w:val="24"/>
          <w:rtl w:val="0"/>
        </w:rPr>
        <w:t xml:space="preserve">Proceedings of the National Academy of Science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118(45).</w:t>
      </w:r>
      <w:r w:rsidDel="00000000" w:rsidR="00000000" w:rsidRPr="00000000">
        <w:rPr>
          <w:rFonts w:ascii="Times New Roman" w:cs="Times New Roman" w:eastAsia="Times New Roman" w:hAnsi="Times New Roman"/>
          <w:sz w:val="24"/>
          <w:szCs w:val="24"/>
          <w:highlight w:val="white"/>
          <w:rtl w:val="0"/>
        </w:rPr>
        <w:t xml:space="preserve"> </w:t>
      </w:r>
      <w:hyperlink r:id="rId17">
        <w:r w:rsidDel="00000000" w:rsidR="00000000" w:rsidRPr="00000000">
          <w:rPr>
            <w:rFonts w:ascii="Times New Roman" w:cs="Times New Roman" w:eastAsia="Times New Roman" w:hAnsi="Times New Roman"/>
            <w:color w:val="000000"/>
            <w:sz w:val="24"/>
            <w:szCs w:val="24"/>
            <w:highlight w:val="white"/>
            <w:u w:val="single"/>
            <w:rtl w:val="0"/>
          </w:rPr>
          <w:t xml:space="preserve">10.1073/pnas.2103619118</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80" w:right="0" w:hanging="4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Engstrom, Erik J. 2020. “Congressional Elections: Electoral Structure and Political Representation.”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New Directions in American Politics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eds. J L Carson and M S Lynch. Taylor &amp; Francis. </w:t>
      </w:r>
      <w:hyperlink r:id="rId18">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https://books.google.com/books?id=-CnZDwAAQBAJ</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80" w:right="0" w:hanging="4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Fiorina, Morris P. 2017.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Unstable Majorities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Stanford: Hoover Institution Press.</w:t>
      </w:r>
    </w:p>
    <w:p w:rsidR="00000000" w:rsidDel="00000000" w:rsidP="00000000" w:rsidRDefault="00000000" w:rsidRPr="00000000" w14:paraId="000000AA">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Foley, E. B. 2013. “A Big Blue Shift: Measuring an Asymmetrically Increasing Margin of Litigation The Voting Wars: Elections and the Law from Registration to Inauguration.” </w:t>
      </w:r>
      <w:r w:rsidDel="00000000" w:rsidR="00000000" w:rsidRPr="00000000">
        <w:rPr>
          <w:rFonts w:ascii="Times New Roman" w:cs="Times New Roman" w:eastAsia="Times New Roman" w:hAnsi="Times New Roman"/>
          <w:i w:val="1"/>
          <w:sz w:val="24"/>
          <w:szCs w:val="24"/>
          <w:rtl w:val="0"/>
        </w:rPr>
        <w:t xml:space="preserve">Journal of Law &amp; Politics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28</w:t>
      </w:r>
      <w:r w:rsidDel="00000000" w:rsidR="00000000" w:rsidRPr="00000000">
        <w:rPr>
          <w:rFonts w:ascii="Times New Roman" w:cs="Times New Roman" w:eastAsia="Times New Roman" w:hAnsi="Times New Roman"/>
          <w:sz w:val="24"/>
          <w:szCs w:val="24"/>
          <w:rtl w:val="0"/>
        </w:rPr>
        <w:t xml:space="preserve">(4), 501–546. </w:t>
      </w:r>
      <w:hyperlink r:id="rId19">
        <w:r w:rsidDel="00000000" w:rsidR="00000000" w:rsidRPr="00000000">
          <w:rPr>
            <w:rFonts w:ascii="Times New Roman" w:cs="Times New Roman" w:eastAsia="Times New Roman" w:hAnsi="Times New Roman"/>
            <w:color w:val="000000"/>
            <w:sz w:val="24"/>
            <w:szCs w:val="24"/>
            <w:u w:val="single"/>
            <w:rtl w:val="0"/>
          </w:rPr>
          <w:t xml:space="preserve">https://heinonline.org/HOL/P?h=hein.journals/jlp28&amp;i=517</w:t>
        </w:r>
      </w:hyperlink>
      <w:r w:rsidDel="00000000" w:rsidR="00000000" w:rsidRPr="00000000">
        <w:rPr>
          <w:rtl w:val="0"/>
        </w:rPr>
      </w:r>
    </w:p>
    <w:p w:rsidR="00000000" w:rsidDel="00000000" w:rsidP="00000000" w:rsidRDefault="00000000" w:rsidRPr="00000000" w14:paraId="000000AB">
      <w:pPr>
        <w:ind w:left="720" w:hanging="720"/>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sz w:val="24"/>
          <w:szCs w:val="24"/>
          <w:rtl w:val="0"/>
        </w:rPr>
        <w:t xml:space="preserve">Foley, E. B., and Stewart III, C. 2020. “Explaining the Blue Shift in Election Canvassing.” </w:t>
      </w:r>
      <w:hyperlink r:id="rId20">
        <w:r w:rsidDel="00000000" w:rsidR="00000000" w:rsidRPr="00000000">
          <w:rPr>
            <w:rFonts w:ascii="Times New Roman" w:cs="Times New Roman" w:eastAsia="Times New Roman" w:hAnsi="Times New Roman"/>
            <w:color w:val="000000"/>
            <w:sz w:val="24"/>
            <w:szCs w:val="24"/>
            <w:u w:val="single"/>
            <w:rtl w:val="0"/>
          </w:rPr>
          <w:t xml:space="preserve">https://papers.ssrn.com/sol3/papers.cfm?abstract_id=3547734</w:t>
        </w:r>
      </w:hyperlink>
      <w:r w:rsidDel="00000000" w:rsidR="00000000" w:rsidRPr="00000000">
        <w:rPr>
          <w:rtl w:val="0"/>
        </w:rPr>
      </w:r>
    </w:p>
    <w:p w:rsidR="00000000" w:rsidDel="00000000" w:rsidP="00000000" w:rsidRDefault="00000000" w:rsidRPr="00000000" w14:paraId="000000AC">
      <w:pPr>
        <w:ind w:left="720" w:hanging="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Fryer, Roland G Jr. and Steven D. Levitt. 2004. “The Causes and Consequences</w:t>
        <w:br w:type="textWrapping"/>
        <w:t xml:space="preserve">of Distinctively Black Names.”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Quarterly Journal of Economics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119 (3):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767-805.</w:t>
      </w:r>
    </w:p>
    <w:p w:rsidR="00000000" w:rsidDel="00000000" w:rsidP="00000000" w:rsidRDefault="00000000" w:rsidRPr="00000000" w14:paraId="000000AD">
      <w:pPr>
        <w:ind w:left="720" w:hanging="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none"/>
          <w:rtl w:val="0"/>
        </w:rPr>
        <w:t xml:space="preserve">Gardner, Amy. 2021. “In Ramp-Up to 2022 Midterms Republican Candidates Center Pitches on Trump’s False Election Claims.” </w:t>
      </w:r>
      <w:r w:rsidDel="00000000" w:rsidR="00000000" w:rsidRPr="00000000">
        <w:rPr>
          <w:rFonts w:ascii="Times New Roman" w:cs="Times New Roman" w:eastAsia="Times New Roman" w:hAnsi="Times New Roman"/>
          <w:i w:val="1"/>
          <w:color w:val="000000"/>
          <w:sz w:val="24"/>
          <w:szCs w:val="24"/>
          <w:u w:val="none"/>
          <w:rtl w:val="0"/>
        </w:rPr>
        <w:t xml:space="preserve">Washington Post</w:t>
      </w:r>
      <w:r w:rsidDel="00000000" w:rsidR="00000000" w:rsidRPr="00000000">
        <w:rPr>
          <w:rFonts w:ascii="Times New Roman" w:cs="Times New Roman" w:eastAsia="Times New Roman" w:hAnsi="Times New Roman"/>
          <w:color w:val="000000"/>
          <w:sz w:val="24"/>
          <w:szCs w:val="24"/>
          <w:u w:val="none"/>
          <w:rtl w:val="0"/>
        </w:rPr>
        <w:t xml:space="preserve">, July 5, 2021. </w:t>
      </w:r>
      <w:r w:rsidDel="00000000" w:rsidR="00000000" w:rsidRPr="00000000">
        <w:rPr>
          <w:rtl w:val="0"/>
        </w:rPr>
      </w:r>
    </w:p>
    <w:p w:rsidR="00000000" w:rsidDel="00000000" w:rsidP="00000000" w:rsidRDefault="00000000" w:rsidRPr="00000000" w14:paraId="000000AE">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Gelman, Andrew. 2021. “Alex Jones and the Fallacy of the One-sided Bet.” </w:t>
      </w:r>
      <w:hyperlink r:id="rId21">
        <w:r w:rsidDel="00000000" w:rsidR="00000000" w:rsidRPr="00000000">
          <w:rPr>
            <w:rFonts w:ascii="Times New Roman" w:cs="Times New Roman" w:eastAsia="Times New Roman" w:hAnsi="Times New Roman"/>
            <w:color w:val="000000"/>
            <w:sz w:val="24"/>
            <w:szCs w:val="24"/>
            <w:u w:val="single"/>
            <w:rtl w:val="0"/>
          </w:rPr>
          <w:t xml:space="preserve">https://statmodeling.stat.columbia.edu/2021/08/21/alex-jones-and-the-fallacy-of-the-one-sided-bet/</w:t>
        </w:r>
      </w:hyperlink>
      <w:r w:rsidDel="00000000" w:rsidR="00000000" w:rsidRPr="00000000">
        <w:rPr>
          <w:rtl w:val="0"/>
        </w:rPr>
      </w:r>
    </w:p>
    <w:p w:rsidR="00000000" w:rsidDel="00000000" w:rsidP="00000000" w:rsidRDefault="00000000" w:rsidRPr="00000000" w14:paraId="000000AF">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Golbeck, Jen. 2020. Benford’s Law Does not Prove Fraud in the 2020 U.. Presidential Election.” https://twitter.com/jengolbeck/status/1325166129321537536</w:t>
      </w:r>
    </w:p>
    <w:p w:rsidR="00000000" w:rsidDel="00000000" w:rsidP="00000000" w:rsidRDefault="00000000" w:rsidRPr="00000000" w14:paraId="000000B0">
      <w:pPr>
        <w:ind w:left="720" w:hanging="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Grofman, Bernard and Haotian Chen. 2022 forthcoming. “Understanding the Factors that Affect the Incidence of Bellwether Counties: A Conditional Probability Model.” </w:t>
      </w:r>
      <w:r w:rsidDel="00000000" w:rsidR="00000000" w:rsidRPr="00000000">
        <w:rPr>
          <w:rFonts w:ascii="Times New Roman" w:cs="Times New Roman" w:eastAsia="Times New Roman" w:hAnsi="Times New Roman"/>
          <w:i w:val="1"/>
          <w:sz w:val="24"/>
          <w:szCs w:val="24"/>
          <w:rtl w:val="0"/>
        </w:rPr>
        <w:t xml:space="preserve">Political Research Quarterly.</w:t>
      </w:r>
    </w:p>
    <w:p w:rsidR="00000000" w:rsidDel="00000000" w:rsidP="00000000" w:rsidRDefault="00000000" w:rsidRPr="00000000" w14:paraId="000000B1">
      <w:pPr>
        <w:ind w:left="720" w:hanging="720"/>
        <w:rPr>
          <w:rFonts w:ascii="Times New Roman" w:cs="Times New Roman" w:eastAsia="Times New Roman" w:hAnsi="Times New Roman"/>
          <w:color w:val="002060"/>
          <w:sz w:val="24"/>
          <w:szCs w:val="24"/>
        </w:rPr>
      </w:pPr>
      <w:r w:rsidDel="00000000" w:rsidR="00000000" w:rsidRPr="00000000">
        <w:rPr>
          <w:rFonts w:ascii="Times New Roman" w:cs="Times New Roman" w:eastAsia="Times New Roman" w:hAnsi="Times New Roman"/>
          <w:color w:val="002060"/>
          <w:sz w:val="24"/>
          <w:szCs w:val="24"/>
          <w:rtl w:val="0"/>
        </w:rPr>
        <w:t xml:space="preserve">Grofman, Bernard and Jennifer Garcia. 2014. “Using Spanish Surname to Estimate Hispanic Voting Population in Voting Rights Litigation: A Model of Context Effects Using Bayes Theorem.” </w:t>
      </w:r>
      <w:r w:rsidDel="00000000" w:rsidR="00000000" w:rsidRPr="00000000">
        <w:rPr>
          <w:rFonts w:ascii="Times New Roman" w:cs="Times New Roman" w:eastAsia="Times New Roman" w:hAnsi="Times New Roman"/>
          <w:i w:val="1"/>
          <w:color w:val="002060"/>
          <w:sz w:val="24"/>
          <w:szCs w:val="24"/>
          <w:rtl w:val="0"/>
        </w:rPr>
        <w:t xml:space="preserve">Election Law Journal</w:t>
      </w:r>
      <w:r w:rsidDel="00000000" w:rsidR="00000000" w:rsidRPr="00000000">
        <w:rPr>
          <w:rFonts w:ascii="Times New Roman" w:cs="Times New Roman" w:eastAsia="Times New Roman" w:hAnsi="Times New Roman"/>
          <w:color w:val="002060"/>
          <w:sz w:val="24"/>
          <w:szCs w:val="24"/>
          <w:rtl w:val="0"/>
        </w:rPr>
        <w:t xml:space="preserve"> 13(3): 375-393</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4860"/>
        </w:tabs>
        <w:spacing w:after="0" w:before="0" w:line="360" w:lineRule="auto"/>
        <w:ind w:left="720" w:right="0" w:hanging="720"/>
        <w:jc w:val="left"/>
        <w:rPr>
          <w:rFonts w:ascii="Times New Roman" w:cs="Times New Roman" w:eastAsia="Times New Roman" w:hAnsi="Times New Roman"/>
          <w:b w:val="0"/>
          <w:i w:val="0"/>
          <w:smallCaps w:val="0"/>
          <w:strike w:val="0"/>
          <w:color w:val="002060"/>
          <w:sz w:val="24"/>
          <w:szCs w:val="24"/>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0"/>
          <w:i w:val="0"/>
          <w:smallCaps w:val="0"/>
          <w:strike w:val="0"/>
          <w:color w:val="002060"/>
          <w:sz w:val="24"/>
          <w:szCs w:val="24"/>
          <w:u w:val="none"/>
          <w:shd w:fill="auto" w:val="clear"/>
          <w:vertAlign w:val="baseline"/>
          <w:rtl w:val="0"/>
        </w:rPr>
        <w:t xml:space="preserve">Grofman, Bernard and Jennifer Garcia 2015.</w:t>
      </w:r>
      <w:r w:rsidDel="00000000" w:rsidR="00000000" w:rsidRPr="00000000">
        <w:rPr>
          <w:rFonts w:ascii="Times New Roman" w:cs="Times New Roman" w:eastAsia="Times New Roman" w:hAnsi="Times New Roman"/>
          <w:color w:val="002060"/>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2060"/>
          <w:sz w:val="24"/>
          <w:szCs w:val="24"/>
          <w:u w:val="none"/>
          <w:shd w:fill="auto" w:val="clear"/>
          <w:vertAlign w:val="baseline"/>
          <w:rtl w:val="0"/>
        </w:rPr>
        <w:t xml:space="preserve">“Using Spanish Surname Ratios to Estimate the Proportion Hispanic in California Cities via Bayes Theorem.“</w:t>
      </w:r>
      <w:r w:rsidDel="00000000" w:rsidR="00000000" w:rsidRPr="00000000">
        <w:rPr>
          <w:rFonts w:ascii="Times New Roman" w:cs="Times New Roman" w:eastAsia="Times New Roman" w:hAnsi="Times New Roman"/>
          <w:color w:val="002060"/>
          <w:sz w:val="24"/>
          <w:szCs w:val="24"/>
          <w:rtl w:val="0"/>
        </w:rPr>
        <w:t xml:space="preserve"> </w:t>
      </w:r>
      <w:r w:rsidDel="00000000" w:rsidR="00000000" w:rsidRPr="00000000">
        <w:rPr>
          <w:rFonts w:ascii="Times New Roman" w:cs="Times New Roman" w:eastAsia="Times New Roman" w:hAnsi="Times New Roman"/>
          <w:b w:val="0"/>
          <w:i w:val="1"/>
          <w:smallCaps w:val="0"/>
          <w:strike w:val="0"/>
          <w:color w:val="002060"/>
          <w:sz w:val="24"/>
          <w:szCs w:val="24"/>
          <w:u w:val="none"/>
          <w:shd w:fill="auto" w:val="clear"/>
          <w:vertAlign w:val="baseline"/>
          <w:rtl w:val="0"/>
        </w:rPr>
        <w:t xml:space="preserve">Social Sciences Quarterly </w:t>
      </w:r>
      <w:r w:rsidDel="00000000" w:rsidR="00000000" w:rsidRPr="00000000">
        <w:rPr>
          <w:rFonts w:ascii="Times New Roman" w:cs="Times New Roman" w:eastAsia="Times New Roman" w:hAnsi="Times New Roman"/>
          <w:b w:val="0"/>
          <w:i w:val="0"/>
          <w:smallCaps w:val="0"/>
          <w:strike w:val="0"/>
          <w:color w:val="002060"/>
          <w:sz w:val="24"/>
          <w:szCs w:val="24"/>
          <w:u w:val="none"/>
          <w:shd w:fill="auto" w:val="clear"/>
          <w:vertAlign w:val="baseline"/>
          <w:rtl w:val="0"/>
        </w:rPr>
        <w:t xml:space="preserve">85: 1511-1527. </w:t>
      </w:r>
    </w:p>
    <w:p w:rsidR="00000000" w:rsidDel="00000000" w:rsidP="00000000" w:rsidRDefault="00000000" w:rsidRPr="00000000" w14:paraId="000000B3">
      <w:pPr>
        <w:spacing w:after="0" w:lineRule="auto"/>
        <w:ind w:left="720" w:hanging="72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4">
      <w:pPr>
        <w:spacing w:after="0" w:lineRule="auto"/>
        <w:ind w:left="720" w:hanging="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Holman, Mirya R and J. Celeste Lay, 2019.</w:t>
      </w:r>
      <w:r w:rsidDel="00000000" w:rsidR="00000000" w:rsidRPr="00000000">
        <w:rPr>
          <w:rFonts w:ascii="Times New Roman" w:cs="Times New Roman" w:eastAsia="Times New Roman" w:hAnsi="Times New Roman"/>
          <w:color w:val="000000"/>
          <w:sz w:val="24"/>
          <w:szCs w:val="24"/>
          <w:rtl w:val="0"/>
        </w:rPr>
        <w:t xml:space="preserve"> “They See Dead People (Voting):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Correcting Misperceptions about Voter Fraud in the 2016 U.S. Presidential Election.”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Journal of Political Marketing </w:t>
      </w:r>
      <w:r w:rsidDel="00000000" w:rsidR="00000000" w:rsidRPr="00000000">
        <w:rPr>
          <w:rFonts w:ascii="Times New Roman" w:cs="Times New Roman" w:eastAsia="Times New Roman" w:hAnsi="Times New Roman"/>
          <w:color w:val="000000"/>
          <w:sz w:val="24"/>
          <w:szCs w:val="24"/>
          <w:rtl w:val="0"/>
        </w:rPr>
        <w:t xml:space="preserve">18 (Issues 1-2). </w:t>
      </w:r>
    </w:p>
    <w:p w:rsidR="00000000" w:rsidDel="00000000" w:rsidP="00000000" w:rsidRDefault="00000000" w:rsidRPr="00000000" w14:paraId="000000B5">
      <w:pPr>
        <w:spacing w:after="0" w:line="240" w:lineRule="auto"/>
        <w:ind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Hopkins, David A. 2017.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Red Fighting Blue: How Geography and Electoral Rules Polarize American Politics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Cambridge University Press.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80" w:right="0" w:hanging="4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Jacobson, Gary C. 2019. “Extreme Referendum: Donald Trump and the 2018 Midterm Elections.”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Political Science Quarterly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134(1): 9–38. https://onlinelibrary.wiley.com/doi/abs/10.1002/polq.12866 (January 14, 2020).</w:t>
      </w:r>
    </w:p>
    <w:p w:rsidR="00000000" w:rsidDel="00000000" w:rsidP="00000000" w:rsidRDefault="00000000" w:rsidRPr="00000000" w14:paraId="000000B9">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Kabir, N. 2020. “The fraud of Dr. Shiva Ayyadurai: Oakland county, Michigan</w:t>
      </w:r>
      <w:r w:rsidDel="00000000" w:rsidR="00000000" w:rsidRPr="00000000">
        <w:rPr>
          <w:rtl w:val="0"/>
        </w:rPr>
        <w:t xml:space="preserve">.” </w:t>
      </w:r>
      <w:hyperlink r:id="rId22">
        <w:r w:rsidDel="00000000" w:rsidR="00000000" w:rsidRPr="00000000">
          <w:rPr>
            <w:rFonts w:ascii="Times New Roman" w:cs="Times New Roman" w:eastAsia="Times New Roman" w:hAnsi="Times New Roman"/>
            <w:color w:val="0070c0"/>
            <w:sz w:val="24"/>
            <w:szCs w:val="24"/>
            <w:u w:val="single"/>
            <w:rtl w:val="0"/>
          </w:rPr>
          <w:t xml:space="preserve">The Fraud Of Dr. Shiva Ayyadurai: Oakland County, Michigan | by Naim Kabir | Medium</w:t>
        </w:r>
      </w:hyperlink>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Accessed February 12, 2022.</w:t>
      </w:r>
    </w:p>
    <w:p w:rsidR="00000000" w:rsidDel="00000000" w:rsidP="00000000" w:rsidRDefault="00000000" w:rsidRPr="00000000" w14:paraId="000000BA">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Frances E. 2016. </w:t>
      </w:r>
      <w:r w:rsidDel="00000000" w:rsidR="00000000" w:rsidRPr="00000000">
        <w:rPr>
          <w:rFonts w:ascii="Times New Roman" w:cs="Times New Roman" w:eastAsia="Times New Roman" w:hAnsi="Times New Roman"/>
          <w:i w:val="1"/>
          <w:sz w:val="24"/>
          <w:szCs w:val="24"/>
          <w:rtl w:val="0"/>
        </w:rPr>
        <w:t xml:space="preserve">Insecure Majorities: Congress and the Perpetual Campaign</w:t>
      </w:r>
      <w:r w:rsidDel="00000000" w:rsidR="00000000" w:rsidRPr="00000000">
        <w:rPr>
          <w:rFonts w:ascii="Times New Roman" w:cs="Times New Roman" w:eastAsia="Times New Roman" w:hAnsi="Times New Roman"/>
          <w:sz w:val="24"/>
          <w:szCs w:val="24"/>
          <w:rtl w:val="0"/>
        </w:rPr>
        <w:t xml:space="preserve">. Chicago: University of Chicago Press.</w:t>
      </w:r>
    </w:p>
    <w:p w:rsidR="00000000" w:rsidDel="00000000" w:rsidP="00000000" w:rsidRDefault="00000000" w:rsidRPr="00000000" w14:paraId="000000BB">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Lott, John R. 2021. “A Simple Test for the Extent of Voter Fraud with Absentee Ballots in the 2020 Presidential Election: Georgia and Pennsylvania Data," Unpublished Manuscript. </w:t>
      </w:r>
      <w:r w:rsidDel="00000000" w:rsidR="00000000" w:rsidRPr="00000000">
        <w:rPr>
          <w:rFonts w:ascii="Times New Roman" w:cs="Times New Roman" w:eastAsia="Times New Roman" w:hAnsi="Times New Roman"/>
          <w:sz w:val="24"/>
          <w:szCs w:val="24"/>
          <w:rtl w:val="0"/>
        </w:rPr>
        <w:t xml:space="preserve">https://papers.ssrn.com/sol3/papers.cfm?abstract id=3756988</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C">
      <w:pPr>
        <w:spacing w:after="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Mebane, Walter M. 2011. Comment on “Benford’s Law and the Detection of Election Fraud.”</w:t>
      </w:r>
    </w:p>
    <w:p w:rsidR="00000000" w:rsidDel="00000000" w:rsidP="00000000" w:rsidRDefault="00000000" w:rsidRPr="00000000" w14:paraId="000000BD">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Political Analysis </w:t>
      </w:r>
      <w:r w:rsidDel="00000000" w:rsidR="00000000" w:rsidRPr="00000000">
        <w:rPr>
          <w:rFonts w:ascii="Times New Roman" w:cs="Times New Roman" w:eastAsia="Times New Roman" w:hAnsi="Times New Roman"/>
          <w:sz w:val="24"/>
          <w:szCs w:val="24"/>
          <w:rtl w:val="0"/>
        </w:rPr>
        <w:t xml:space="preserve">19: 269–272 . </w:t>
      </w:r>
    </w:p>
    <w:p w:rsidR="00000000" w:rsidDel="00000000" w:rsidP="00000000" w:rsidRDefault="00000000" w:rsidRPr="00000000" w14:paraId="000000BE">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13132"/>
          <w:sz w:val="24"/>
          <w:szCs w:val="24"/>
          <w:rtl w:val="0"/>
        </w:rPr>
        <w:t xml:space="preserve">Mebane, </w:t>
      </w:r>
      <w:r w:rsidDel="00000000" w:rsidR="00000000" w:rsidRPr="00000000">
        <w:rPr>
          <w:rFonts w:ascii="Times New Roman" w:cs="Times New Roman" w:eastAsia="Times New Roman" w:hAnsi="Times New Roman"/>
          <w:sz w:val="24"/>
          <w:szCs w:val="24"/>
          <w:rtl w:val="0"/>
        </w:rPr>
        <w:t xml:space="preserve">Walter M. 2020. </w:t>
      </w:r>
      <w:r w:rsidDel="00000000" w:rsidR="00000000" w:rsidRPr="00000000">
        <w:rPr>
          <w:rFonts w:ascii="Times New Roman" w:cs="Times New Roman" w:eastAsia="Times New Roman" w:hAnsi="Times New Roman"/>
          <w:color w:val="313132"/>
          <w:sz w:val="24"/>
          <w:szCs w:val="24"/>
          <w:rtl w:val="0"/>
        </w:rPr>
        <w:t xml:space="preserve">“Inappropriate Applications of Benford’s Law Regularities to Some Data from the 2020 Presidential Election in the United States” </w:t>
      </w:r>
      <w:hyperlink r:id="rId23">
        <w:r w:rsidDel="00000000" w:rsidR="00000000" w:rsidRPr="00000000">
          <w:rPr>
            <w:rFonts w:ascii="Times New Roman" w:cs="Times New Roman" w:eastAsia="Times New Roman" w:hAnsi="Times New Roman"/>
            <w:color w:val="000000"/>
            <w:sz w:val="24"/>
            <w:szCs w:val="24"/>
            <w:u w:val="single"/>
            <w:rtl w:val="0"/>
          </w:rPr>
          <w:t xml:space="preserve">inapB.pdf (umich.edu)</w:t>
        </w:r>
      </w:hyperlink>
      <w:r w:rsidDel="00000000" w:rsidR="00000000" w:rsidRPr="00000000">
        <w:rPr>
          <w:rFonts w:ascii="Times New Roman" w:cs="Times New Roman" w:eastAsia="Times New Roman" w:hAnsi="Times New Roman"/>
          <w:color w:val="313132"/>
          <w:sz w:val="24"/>
          <w:szCs w:val="24"/>
          <w:rtl w:val="0"/>
        </w:rPr>
        <w:t xml:space="preserve"> November 10, 2020. Accessed February 12, 2022.</w:t>
      </w:r>
      <w:r w:rsidDel="00000000" w:rsidR="00000000" w:rsidRPr="00000000">
        <w:rPr>
          <w:rtl w:val="0"/>
        </w:rPr>
      </w:r>
    </w:p>
    <w:p w:rsidR="00000000" w:rsidDel="00000000" w:rsidP="00000000" w:rsidRDefault="00000000" w:rsidRPr="00000000" w14:paraId="000000BF">
      <w:pPr>
        <w:ind w:left="720" w:hanging="720"/>
        <w:rPr>
          <w:rFonts w:ascii="Times New Roman" w:cs="Times New Roman" w:eastAsia="Times New Roman" w:hAnsi="Times New Roman"/>
          <w:color w:val="0070c0"/>
          <w:sz w:val="24"/>
          <w:szCs w:val="24"/>
        </w:rPr>
      </w:pPr>
      <w:r w:rsidDel="00000000" w:rsidR="00000000" w:rsidRPr="00000000">
        <w:rPr>
          <w:rFonts w:ascii="Times New Roman" w:cs="Times New Roman" w:eastAsia="Times New Roman" w:hAnsi="Times New Roman"/>
          <w:sz w:val="24"/>
          <w:szCs w:val="24"/>
          <w:rtl w:val="0"/>
        </w:rPr>
        <w:t xml:space="preserve">Parker, M. “Do these scatter plots reveal fraudulent vote-switching in Michigan?” (video recording, 2020)</w:t>
      </w:r>
      <w:r w:rsidDel="00000000" w:rsidR="00000000" w:rsidRPr="00000000">
        <w:rPr>
          <w:rtl w:val="0"/>
        </w:rPr>
        <w:t xml:space="preserve">. </w:t>
      </w:r>
      <w:hyperlink r:id="rId24">
        <w:r w:rsidDel="00000000" w:rsidR="00000000" w:rsidRPr="00000000">
          <w:rPr>
            <w:rFonts w:ascii="Times New Roman" w:cs="Times New Roman" w:eastAsia="Times New Roman" w:hAnsi="Times New Roman"/>
            <w:color w:val="000000"/>
            <w:sz w:val="24"/>
            <w:szCs w:val="24"/>
            <w:u w:val="single"/>
            <w:rtl w:val="0"/>
          </w:rPr>
          <w:t xml:space="preserve">https://www.youtube.com/watch?v=aokNwKx7gM8</w:t>
        </w:r>
      </w:hyperlink>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Accessed 12 February 2022</w:t>
      </w:r>
      <w:r w:rsidDel="00000000" w:rsidR="00000000" w:rsidRPr="00000000">
        <w:rPr>
          <w:rtl w:val="0"/>
        </w:rPr>
      </w:r>
    </w:p>
    <w:p w:rsidR="00000000" w:rsidDel="00000000" w:rsidP="00000000" w:rsidRDefault="00000000" w:rsidRPr="00000000" w14:paraId="000000C0">
      <w:pPr>
        <w:ind w:left="720" w:hanging="720"/>
        <w:rPr>
          <w:rFonts w:ascii="Times New Roman" w:cs="Times New Roman" w:eastAsia="Times New Roman" w:hAnsi="Times New Roman"/>
          <w:color w:val="002060"/>
          <w:sz w:val="24"/>
          <w:szCs w:val="24"/>
        </w:rPr>
      </w:pPr>
      <w:r w:rsidDel="00000000" w:rsidR="00000000" w:rsidRPr="00000000">
        <w:rPr>
          <w:rFonts w:ascii="Times New Roman" w:cs="Times New Roman" w:eastAsia="Times New Roman" w:hAnsi="Times New Roman"/>
          <w:sz w:val="24"/>
          <w:szCs w:val="24"/>
          <w:rtl w:val="0"/>
        </w:rPr>
        <w:t xml:space="preserve">Shurk, J.B., “5 More Ways Joe Biden Magically Outperformed Election Norms”, </w:t>
      </w:r>
      <w:r w:rsidDel="00000000" w:rsidR="00000000" w:rsidRPr="00000000">
        <w:rPr>
          <w:rFonts w:ascii="Times New Roman" w:cs="Times New Roman" w:eastAsia="Times New Roman" w:hAnsi="Times New Roman"/>
          <w:i w:val="1"/>
          <w:sz w:val="24"/>
          <w:szCs w:val="24"/>
          <w:rtl w:val="0"/>
        </w:rPr>
        <w:t xml:space="preserve">The Federalist</w:t>
      </w:r>
      <w:r w:rsidDel="00000000" w:rsidR="00000000" w:rsidRPr="00000000">
        <w:rPr>
          <w:rFonts w:ascii="Times New Roman" w:cs="Times New Roman" w:eastAsia="Times New Roman" w:hAnsi="Times New Roman"/>
          <w:sz w:val="24"/>
          <w:szCs w:val="24"/>
          <w:rtl w:val="0"/>
        </w:rPr>
        <w:t xml:space="preserve">, November 23, 2020, </w:t>
      </w:r>
      <w:hyperlink r:id="rId25">
        <w:r w:rsidDel="00000000" w:rsidR="00000000" w:rsidRPr="00000000">
          <w:rPr>
            <w:rFonts w:ascii="Times New Roman" w:cs="Times New Roman" w:eastAsia="Times New Roman" w:hAnsi="Times New Roman"/>
            <w:color w:val="005da2"/>
            <w:sz w:val="24"/>
            <w:szCs w:val="24"/>
            <w:u w:val="single"/>
            <w:rtl w:val="0"/>
          </w:rPr>
          <w:t xml:space="preserve">https://thefederalist.com/2020/11/23/5-more-ways-joe-biden-magically-outperformed-election-norms/</w:t>
        </w:r>
      </w:hyperlink>
      <w:r w:rsidDel="00000000" w:rsidR="00000000" w:rsidRPr="00000000">
        <w:rPr>
          <w:rFonts w:ascii="Times New Roman" w:cs="Times New Roman" w:eastAsia="Times New Roman" w:hAnsi="Times New Roman"/>
          <w:color w:val="005da2"/>
          <w:sz w:val="24"/>
          <w:szCs w:val="24"/>
          <w:rtl w:val="0"/>
        </w:rPr>
        <w:t xml:space="preserve">.</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480" w:right="0" w:hanging="4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Tufte, Edward R. 1974.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 Analysis for Politics and Policy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Prentice-Hall.</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480" w:right="0" w:hanging="4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Zorn, Eric. January 5, 2017. “Polls Reveal Sobering Extent of Nation’s Fact Crisis.”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Chicago Tribune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http://www.chicagotribune.com/</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news</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opinion</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/zorn/ct-polling-ignorance-facts-trump-zorn-perspec-0106-md-20170105-column.html</w:t>
      </w:r>
      <w:r w:rsidDel="00000000" w:rsidR="00000000" w:rsidRPr="00000000">
        <w:rPr>
          <w:rtl w:val="0"/>
        </w:rPr>
      </w:r>
    </w:p>
    <w:p w:rsidR="00000000" w:rsidDel="00000000" w:rsidP="00000000" w:rsidRDefault="00000000" w:rsidRPr="00000000" w14:paraId="000000C3">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firstLine="0"/>
        <w:rPr>
          <w:rFonts w:ascii="Times New Roman" w:cs="Times New Roman" w:eastAsia="Times New Roman" w:hAnsi="Times New Roman"/>
          <w:sz w:val="24"/>
          <w:szCs w:val="24"/>
        </w:rPr>
      </w:pPr>
      <w:r w:rsidDel="00000000" w:rsidR="00000000" w:rsidRPr="00000000">
        <w:rPr>
          <w:rtl w:val="0"/>
        </w:rPr>
      </w:r>
    </w:p>
    <w:sectPr>
      <w:headerReference r:id="rId26" w:type="default"/>
      <w:headerReference r:id="rId27" w:type="even"/>
      <w:footerReference r:id="rId28" w:type="default"/>
      <w:pgSz w:h="15840" w:w="12240" w:orient="portrait"/>
      <w:pgMar w:bottom="1440" w:top="1440" w:left="153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Open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Open Sans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ambria Math">
    <w:embedRegular w:fontKey="{00000000-0000-0000-0000-000000000000}" r:id="rId11" w:subsetted="0"/>
  </w:font>
  <w:font w:name="Open Sans">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Light" w:cs="Open Sans Light" w:eastAsia="Open Sans Light" w:hAnsi="Open Sans Light"/>
        <w:b w:val="0"/>
        <w:i w:val="0"/>
        <w:smallCaps w:val="0"/>
        <w:strike w:val="0"/>
        <w:color w:val="000000"/>
        <w:sz w:val="20"/>
        <w:szCs w:val="20"/>
        <w:u w:val="none"/>
        <w:shd w:fill="auto" w:val="clear"/>
        <w:vertAlign w:val="baseline"/>
      </w:rPr>
    </w:pPr>
    <w:r w:rsidDel="00000000" w:rsidR="00000000" w:rsidRPr="00000000">
      <w:rPr>
        <w:rtl w:val="0"/>
      </w:rPr>
    </w:r>
  </w:p>
  <w:tbl>
    <w:tblPr>
      <w:tblStyle w:val="Table6"/>
      <w:tblW w:w="9360.0" w:type="dxa"/>
      <w:jc w:val="left"/>
      <w:tblInd w:w="0.0" w:type="dxa"/>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60" w:before="0" w:line="360" w:lineRule="auto"/>
            <w:ind w:left="-115" w:right="0" w:firstLine="720"/>
            <w:jc w:val="left"/>
            <w:rPr>
              <w:rFonts w:ascii="Open Sans Light" w:cs="Open Sans Light" w:eastAsia="Open Sans Light" w:hAnsi="Open Sans Light"/>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60" w:before="0" w:line="360" w:lineRule="auto"/>
            <w:ind w:left="0" w:right="0" w:firstLine="720"/>
            <w:jc w:val="center"/>
            <w:rPr>
              <w:rFonts w:ascii="Open Sans Light" w:cs="Open Sans Light" w:eastAsia="Open Sans Light" w:hAnsi="Open Sans Light"/>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Open Sans SemiBold" w:cs="Open Sans SemiBold" w:eastAsia="Open Sans SemiBold" w:hAnsi="Open Sans SemiBold"/>
              <w:b w:val="1"/>
              <w:i w:val="0"/>
              <w:smallCaps w:val="1"/>
              <w:strike w:val="0"/>
              <w:color w:val="000000"/>
              <w:sz w:val="16"/>
              <w:szCs w:val="16"/>
              <w:u w:val="none"/>
              <w:shd w:fill="auto" w:val="clear"/>
              <w:vertAlign w:val="baseline"/>
            </w:rPr>
          </w:pPr>
          <w:r w:rsidDel="00000000" w:rsidR="00000000" w:rsidRPr="00000000">
            <w:rPr>
              <w:rFonts w:ascii="Open Sans SemiBold" w:cs="Open Sans SemiBold" w:eastAsia="Open Sans SemiBold" w:hAnsi="Open Sans SemiBold"/>
              <w:b w:val="1"/>
              <w:i w:val="0"/>
              <w:smallCaps w:val="1"/>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60" w:before="0" w:line="360" w:lineRule="auto"/>
      <w:ind w:left="0" w:right="0" w:firstLine="720"/>
      <w:jc w:val="left"/>
      <w:rPr>
        <w:rFonts w:ascii="Open Sans Light" w:cs="Open Sans Light" w:eastAsia="Open Sans Light" w:hAnsi="Open Sans Light"/>
        <w:b w:val="0"/>
        <w:i w:val="0"/>
        <w:smallCaps w:val="0"/>
        <w:strike w:val="0"/>
        <w:color w:val="000000"/>
        <w:sz w:val="20"/>
        <w:szCs w:val="20"/>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sdt>
      <w:sdtPr>
        <w:tag w:val="goog_rdk_12"/>
      </w:sdtPr>
      <w:sdtContent>
        <w:p w:rsidR="00000000" w:rsidDel="00000000" w:rsidP="00000000" w:rsidRDefault="00000000" w:rsidRPr="00000000" w14:paraId="000000C5">
          <w:pPr>
            <w:spacing w:line="276" w:lineRule="auto"/>
            <w:ind w:left="360" w:hanging="270"/>
            <w:rPr>
              <w:del w:author="Jonathan Cervas" w:id="4" w:date="2022-04-04T17:01:31Z"/>
              <w:rFonts w:ascii="Times New Roman" w:cs="Times New Roman" w:eastAsia="Times New Roman" w:hAnsi="Times New Roman"/>
              <w:b w:val="1"/>
              <w:sz w:val="24"/>
              <w:szCs w:val="24"/>
            </w:rPr>
          </w:pPr>
          <w:r w:rsidDel="00000000" w:rsidR="00000000" w:rsidRPr="00000000">
            <w:rPr>
              <w:rStyle w:val="FootnoteReference"/>
              <w:vertAlign w:val="superscript"/>
            </w:rPr>
            <w:footnoteRef/>
          </w:r>
          <w:sdt>
            <w:sdtPr>
              <w:tag w:val="goog_rdk_11"/>
            </w:sdtPr>
            <w:sdtContent>
              <w:del w:author="Jonathan Cervas" w:id="4" w:date="2022-04-04T17:01:31Z">
                <w:r w:rsidDel="00000000" w:rsidR="00000000" w:rsidRPr="00000000">
                  <w:rPr>
                    <w:rtl w:val="0"/>
                  </w:rPr>
                  <w:delText xml:space="preserve"> </w:delText>
                </w:r>
                <w:r w:rsidDel="00000000" w:rsidR="00000000" w:rsidRPr="00000000">
                  <w:rPr>
                    <w:rFonts w:ascii="Times New Roman" w:cs="Times New Roman" w:eastAsia="Times New Roman" w:hAnsi="Times New Roman"/>
                    <w:b w:val="1"/>
                    <w:sz w:val="24"/>
                    <w:szCs w:val="24"/>
                    <w:rtl w:val="0"/>
                  </w:rPr>
                  <w:delText xml:space="preserve">There have been multiple supposed indicators of election fraud introduced, including personal affidavits alleging fraud in particular precincts, to videos allegedly showing direct evidence of vote tampering, to videos showing how easy it supposedly would have been to manipulate the record of votes produced by voting machines, to claims about a conspiracy by a particular voting machine vendor (for a devastating rebuttal of that particular claim see Eggers, Garro and Grimmer, 2021), to assertions (e.g.,</w:delText>
                </w:r>
                <w:r w:rsidDel="00000000" w:rsidR="00000000" w:rsidRPr="00000000">
                  <w:rPr>
                    <w:rFonts w:ascii="Times New Roman" w:cs="Times New Roman" w:eastAsia="Times New Roman" w:hAnsi="Times New Roman"/>
                    <w:sz w:val="24"/>
                    <w:szCs w:val="24"/>
                    <w:rtl w:val="0"/>
                  </w:rPr>
                  <w:delText xml:space="preserve"> </w:delText>
                </w:r>
                <w:r w:rsidDel="00000000" w:rsidR="00000000" w:rsidRPr="00000000">
                  <w:rPr>
                    <w:rFonts w:ascii="Times New Roman" w:cs="Times New Roman" w:eastAsia="Times New Roman" w:hAnsi="Times New Roman"/>
                    <w:b w:val="1"/>
                    <w:sz w:val="24"/>
                    <w:szCs w:val="24"/>
                    <w:rtl w:val="0"/>
                  </w:rPr>
                  <w:delText xml:space="preserve">Ayyudurai, 2020) that more voters voted than were on the jurisdiction’s electoral roll (subsequently rebutted by showing that the list of eligible voters used for the comparison was incomplete; </w:delText>
                </w:r>
                <w:r w:rsidDel="00000000" w:rsidR="00000000" w:rsidRPr="00000000">
                  <w:fldChar w:fldCharType="begin"/>
                </w:r>
                <w:r w:rsidDel="00000000" w:rsidR="00000000" w:rsidRPr="00000000">
                  <w:delInstrText xml:space="preserve">HYPERLINK "https://www.bbc.com/news/election-us-2020-55016029"</w:delInstrText>
                </w:r>
                <w:r w:rsidDel="00000000" w:rsidR="00000000" w:rsidRPr="00000000">
                  <w:fldChar w:fldCharType="separate"/>
                </w:r>
                <w:r w:rsidDel="00000000" w:rsidR="00000000" w:rsidRPr="00000000">
                  <w:rPr>
                    <w:rFonts w:ascii="Times New Roman" w:cs="Times New Roman" w:eastAsia="Times New Roman" w:hAnsi="Times New Roman"/>
                    <w:b w:val="1"/>
                    <w:color w:val="000000"/>
                    <w:sz w:val="24"/>
                    <w:szCs w:val="24"/>
                    <w:u w:val="single"/>
                    <w:rtl w:val="0"/>
                  </w:rPr>
                  <w:delText xml:space="preserve">https://www.bbc.com/news/election-us-2020-55016029</w:delText>
                </w:r>
                <w:r w:rsidDel="00000000" w:rsidR="00000000" w:rsidRPr="00000000">
                  <w:fldChar w:fldCharType="end"/>
                </w:r>
                <w:r w:rsidDel="00000000" w:rsidR="00000000" w:rsidRPr="00000000">
                  <w:rPr>
                    <w:rFonts w:ascii="Times New Roman" w:cs="Times New Roman" w:eastAsia="Times New Roman" w:hAnsi="Times New Roman"/>
                    <w:b w:val="1"/>
                    <w:sz w:val="24"/>
                    <w:szCs w:val="24"/>
                    <w:rtl w:val="0"/>
                  </w:rPr>
                  <w:delText xml:space="preserve">), to the kind of statistical evidence we consider in this article. </w:delText>
                </w:r>
              </w:del>
            </w:sdtContent>
          </w:sdt>
        </w:p>
      </w:sdtContent>
    </w:sdt>
  </w:footnote>
  <w:footnote w:id="2">
    <w:p w:rsidR="00000000" w:rsidDel="00000000" w:rsidP="00000000" w:rsidRDefault="00000000" w:rsidRPr="00000000" w14:paraId="000000C6">
      <w:pPr>
        <w:spacing w:line="276" w:lineRule="auto"/>
        <w:ind w:left="360" w:hanging="360"/>
        <w:rPr>
          <w:rFonts w:ascii="Times New Roman" w:cs="Times New Roman" w:eastAsia="Times New Roman" w:hAnsi="Times New Roman"/>
          <w:b w:val="1"/>
          <w:sz w:val="24"/>
          <w:szCs w:val="24"/>
        </w:rPr>
      </w:pPr>
      <w:r w:rsidDel="00000000" w:rsidR="00000000" w:rsidRPr="00000000">
        <w:rPr>
          <w:rStyle w:val="FootnoteReference"/>
          <w:vertAlign w:val="superscript"/>
        </w:rPr>
        <w:footnoteRef/>
      </w:r>
      <w:r w:rsidDel="00000000" w:rsidR="00000000" w:rsidRPr="00000000">
        <w:rPr>
          <w:rtl w:val="0"/>
        </w:rPr>
        <w:t xml:space="preserve"> </w:t>
        <w:tab/>
      </w:r>
      <w:r w:rsidDel="00000000" w:rsidR="00000000" w:rsidRPr="00000000">
        <w:rPr>
          <w:rFonts w:ascii="Times New Roman" w:cs="Times New Roman" w:eastAsia="Times New Roman" w:hAnsi="Times New Roman"/>
          <w:b w:val="1"/>
          <w:sz w:val="24"/>
          <w:szCs w:val="24"/>
          <w:rtl w:val="0"/>
        </w:rPr>
        <w:t xml:space="preserve">A number of authors have tried to understand why this belief in massive fraud in 2020 </w:t>
      </w:r>
      <w:r w:rsidDel="00000000" w:rsidR="00000000" w:rsidRPr="00000000">
        <w:rPr>
          <w:rFonts w:ascii="Times New Roman" w:cs="Times New Roman" w:eastAsia="Times New Roman" w:hAnsi="Times New Roman"/>
          <w:b w:val="1"/>
          <w:color w:val="ff0000"/>
          <w:sz w:val="24"/>
          <w:szCs w:val="24"/>
          <w:rtl w:val="0"/>
        </w:rPr>
        <w:t xml:space="preserve">CITES NEEDED </w:t>
      </w:r>
      <w:r w:rsidDel="00000000" w:rsidR="00000000" w:rsidRPr="00000000">
        <w:rPr>
          <w:rFonts w:ascii="Times New Roman" w:cs="Times New Roman" w:eastAsia="Times New Roman" w:hAnsi="Times New Roman"/>
          <w:b w:val="1"/>
          <w:sz w:val="24"/>
          <w:szCs w:val="24"/>
          <w:rtl w:val="0"/>
        </w:rPr>
        <w:t xml:space="preserve">and 2016 (see e.g., Holman and Lay, 2019) persists, with most arguing that the key factor is a siloization of communication channels with the fraud claim echoed as indisputable by a multiplicity of sources that particular voters trust, with those same sources denigrating the reliability of the mainstream media who refute the fraud claim and insisting that the mainstream media are simply partisan mouthpieces for the Democrats. Also, we have the mesmerizing power of repetition. The claim of massive fraud in 2020 is stated again 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again in conservative media sources and by former President Trump and his allies. And in some of these repetitions the way the claim is stated suggests that denying massive fraud in 2020 is analogous to denying the reality of the Holocaust. Moreover, in the four years </w:t>
      </w:r>
      <w:r w:rsidDel="00000000" w:rsidR="00000000" w:rsidRPr="00000000">
        <w:rPr>
          <w:rFonts w:ascii="Times New Roman" w:cs="Times New Roman" w:eastAsia="Times New Roman" w:hAnsi="Times New Roman"/>
          <w:b w:val="1"/>
          <w:sz w:val="24"/>
          <w:szCs w:val="24"/>
          <w:u w:val="single"/>
          <w:rtl w:val="0"/>
        </w:rPr>
        <w:t xml:space="preserve">before</w:t>
      </w:r>
      <w:r w:rsidDel="00000000" w:rsidR="00000000" w:rsidRPr="00000000">
        <w:rPr>
          <w:rFonts w:ascii="Times New Roman" w:cs="Times New Roman" w:eastAsia="Times New Roman" w:hAnsi="Times New Roman"/>
          <w:b w:val="1"/>
          <w:sz w:val="24"/>
          <w:szCs w:val="24"/>
          <w:rtl w:val="0"/>
        </w:rPr>
        <w:t xml:space="preserve"> the election, the claim that the 2020 election </w:t>
      </w:r>
      <w:r w:rsidDel="00000000" w:rsidR="00000000" w:rsidRPr="00000000">
        <w:rPr>
          <w:rFonts w:ascii="Times New Roman" w:cs="Times New Roman" w:eastAsia="Times New Roman" w:hAnsi="Times New Roman"/>
          <w:b w:val="1"/>
          <w:sz w:val="24"/>
          <w:szCs w:val="24"/>
          <w:u w:val="single"/>
          <w:rtl w:val="0"/>
        </w:rPr>
        <w:t xml:space="preserve">would be</w:t>
      </w:r>
      <w:r w:rsidDel="00000000" w:rsidR="00000000" w:rsidRPr="00000000">
        <w:rPr>
          <w:rFonts w:ascii="Times New Roman" w:cs="Times New Roman" w:eastAsia="Times New Roman" w:hAnsi="Times New Roman"/>
          <w:b w:val="1"/>
          <w:sz w:val="24"/>
          <w:szCs w:val="24"/>
          <w:rtl w:val="0"/>
        </w:rPr>
        <w:t xml:space="preserve"> stolen by the Democrats was also repeatedly asserted by President Trump and his supporters, thus preparing the way for the post-election claims of fraud. But it was also impossible not to be constantly reminded about the fraud claims regardless of which media sources one followed. Virtually every claim made in the conservative press alleging fraud was given considerable space in the mainstream media, followed by a rebuttal that often went on longer than the statement of the claim. And there were follow-up pieces in the mainstream press repeating multiple claims of fraud and their rebuttals. Also (in the </w:t>
      </w:r>
      <w:r w:rsidDel="00000000" w:rsidR="00000000" w:rsidRPr="00000000">
        <w:rPr>
          <w:rFonts w:ascii="Times New Roman" w:cs="Times New Roman" w:eastAsia="Times New Roman" w:hAnsi="Times New Roman"/>
          <w:b w:val="1"/>
          <w:i w:val="1"/>
          <w:sz w:val="24"/>
          <w:szCs w:val="24"/>
          <w:rtl w:val="0"/>
        </w:rPr>
        <w:t xml:space="preserve">Washington Post</w:t>
      </w:r>
      <w:r w:rsidDel="00000000" w:rsidR="00000000" w:rsidRPr="00000000">
        <w:rPr>
          <w:rFonts w:ascii="Times New Roman" w:cs="Times New Roman" w:eastAsia="Times New Roman" w:hAnsi="Times New Roman"/>
          <w:b w:val="1"/>
          <w:sz w:val="24"/>
          <w:szCs w:val="24"/>
          <w:rtl w:val="0"/>
        </w:rPr>
        <w:t xml:space="preserve">) President Trump had previously been given tens of thousands of Pinocchio points based on other kinds of claims found untruthful, with points added every time the claim was repeated. Here, relevant in psychological terms, is the aphorism that “the lady doth protest too much,” in which repeated assertions that a given allegation is </w:t>
      </w:r>
      <w:r w:rsidDel="00000000" w:rsidR="00000000" w:rsidRPr="00000000">
        <w:rPr>
          <w:rFonts w:ascii="Times New Roman" w:cs="Times New Roman" w:eastAsia="Times New Roman" w:hAnsi="Times New Roman"/>
          <w:b w:val="1"/>
          <w:sz w:val="24"/>
          <w:szCs w:val="24"/>
          <w:u w:val="single"/>
          <w:rtl w:val="0"/>
        </w:rPr>
        <w:t xml:space="preserve">un</w:t>
      </w:r>
      <w:r w:rsidDel="00000000" w:rsidR="00000000" w:rsidRPr="00000000">
        <w:rPr>
          <w:rFonts w:ascii="Times New Roman" w:cs="Times New Roman" w:eastAsia="Times New Roman" w:hAnsi="Times New Roman"/>
          <w:b w:val="1"/>
          <w:sz w:val="24"/>
          <w:szCs w:val="24"/>
          <w:rtl w:val="0"/>
        </w:rPr>
        <w:t xml:space="preserve">true become taken as support for a belief that it probably is true.</w:t>
      </w:r>
    </w:p>
  </w:footnote>
  <w:footnote w:id="3">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Open Sans Light" w:cs="Open Sans Light" w:eastAsia="Open Sans Light" w:hAnsi="Open Sans Light"/>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sz w:val="16"/>
          <w:szCs w:val="16"/>
          <w:rtl w:val="0"/>
        </w:rPr>
        <w:t xml:space="preserve"> </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Internet is rife with claims about fraud in the 2020 election.</w:t>
      </w:r>
      <w:r w:rsidDel="00000000" w:rsidR="00000000" w:rsidRPr="00000000">
        <w:rPr>
          <w:rtl w:val="0"/>
        </w:rPr>
      </w:r>
    </w:p>
  </w:footnote>
  <w:footnote w:id="4">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Open Sans Light" w:cs="Open Sans Light" w:eastAsia="Open Sans Light" w:hAnsi="Open Sans Light"/>
          <w:b w:val="1"/>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sz w:val="16"/>
          <w:szCs w:val="16"/>
          <w:rtl w:val="0"/>
        </w:rPr>
        <w:t xml:space="preserve"> </w:t>
        <w:tab/>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We would call particular attention to the excellent survey and analysis of 2020 presidential election fallacies by</w:t>
      </w:r>
      <w:r w:rsidDel="00000000" w:rsidR="00000000" w:rsidRPr="00000000">
        <w:rPr>
          <w:rFonts w:ascii="Open Sans" w:cs="Open Sans" w:eastAsia="Open Sans" w:hAnsi="Open Sans"/>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Eggers,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Garro and Grimmer (2021).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We began writing our own essay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before we were familiar with this article in its on-line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form, but we have learned a lot from it and cite to it herein. Their detailed rebuttal of fallacies is more technical than ours, and we cover some fallacies that they do not.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There are also various journalistic surveys of election fraud claims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JoNATHAN CAN YOU PROVIDE CITES?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but these primarily include claims that do not fall within the scope of this essay</w:t>
      </w:r>
      <w:sdt>
        <w:sdtPr>
          <w:tag w:val="goog_rdk_13"/>
        </w:sdtPr>
        <w:sdtContent>
          <w:ins w:author="Jonathan Cervas" w:id="6" w:date="2022-04-04T17:28:01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ins>
        </w:sdtContent>
      </w:sdt>
      <w:sdt>
        <w:sdtPr>
          <w:tag w:val="goog_rdk_14"/>
        </w:sdtPr>
        <w:sdtContent>
          <w:del w:author="Jonathan Cervas" w:id="6" w:date="2022-04-04T17:28:01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delText xml:space="preserve"> and, </w:delTex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delText xml:space="preserve">a</w:delText>
            </w:r>
          </w:del>
        </w:sdtContent>
      </w:sdt>
      <w:sdt>
        <w:sdtPr>
          <w:tag w:val="goog_rdk_15"/>
        </w:sdtPr>
        <w:sdtContent>
          <w:ins w:author="Jonathan Cervas" w:id="6" w:date="2022-04-04T17:28:01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w:t>
            </w:r>
          </w:ins>
        </w:sdtContent>
      </w:sd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 far as we are aware, none present the statistical claims they do discuss within a unified framework.</w:t>
      </w:r>
      <w:r w:rsidDel="00000000" w:rsidR="00000000" w:rsidRPr="00000000">
        <w:rPr>
          <w:rtl w:val="0"/>
        </w:rPr>
      </w:r>
    </w:p>
  </w:footnote>
  <w:footnote w:id="5">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See Swenson, Ali, “Winning more counties doesn’t translate to an election win for Trump,” December 21, 2021,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Associated Press,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https://apnews.com/article/fact-checking-afs:Content:9848943909</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footnote>
  <w:footnote w:id="6">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For a nice explanation of displaying political graphics of different kinds, see Bliss, Laura &amp; Marie Patino, “How to Spot Misleading Election Maps,” November 3,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Bloomberg CityLab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https://www.bloomberg.com/news/articles/2020-11-03/a-complete-guide-to-misleading-election-maps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See also “Cartographic Views of the 2020 US Presidential Election, November 27,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World Mapper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https://worldmapper.org/us-presidential-election-2020/.</w:t>
      </w:r>
      <w:r w:rsidDel="00000000" w:rsidR="00000000" w:rsidRPr="00000000">
        <w:rPr>
          <w:rtl w:val="0"/>
        </w:rPr>
      </w:r>
    </w:p>
  </w:footnote>
  <w:footnote w:id="7">
    <w:p w:rsidR="00000000" w:rsidDel="00000000" w:rsidP="00000000" w:rsidRDefault="00000000" w:rsidRPr="00000000" w14:paraId="000000CB">
      <w:pPr>
        <w:ind w:left="360" w:hanging="360"/>
        <w:rPr>
          <w:rFonts w:ascii="Times New Roman" w:cs="Times New Roman" w:eastAsia="Times New Roman" w:hAnsi="Times New Roman"/>
          <w:b w:val="1"/>
          <w:color w:val="ff0000"/>
          <w:sz w:val="24"/>
          <w:szCs w:val="24"/>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There other types of statistical confusions related to the Electoral College that we simply mention in passing because they are not directly linked to issues of fraud. Many voters have trouble understanding how the Electoral College works. It can most simply be thought of an example of weighted voting, where the weights are the seats each states is allocated, namely the sum of the number of representatives the state has in the U.S. House plus two, the number of U.S. Senators from the state. A common fallacy is to believe that a reversal of the popular vote outcome in the Electoral College occurs simply because of the two-seat “federal bonus” favoring small states. But Donald Trump would have won the Electoral College in 2016 even without the two seat bonus. </w:t>
      </w:r>
      <w:r w:rsidDel="00000000" w:rsidR="00000000" w:rsidRPr="00000000">
        <w:rPr>
          <w:rFonts w:ascii="Times New Roman" w:cs="Times New Roman" w:eastAsia="Times New Roman" w:hAnsi="Times New Roman"/>
          <w:b w:val="1"/>
          <w:sz w:val="24"/>
          <w:szCs w:val="24"/>
          <w:rtl w:val="0"/>
        </w:rPr>
        <w:t xml:space="preserve">The vote in an Electoral College of 438 members in 2016 would have been </w:t>
      </w:r>
      <w:r w:rsidDel="00000000" w:rsidR="00000000" w:rsidRPr="00000000">
        <w:rPr>
          <w:rFonts w:ascii="Times New Roman" w:cs="Times New Roman" w:eastAsia="Times New Roman" w:hAnsi="Times New Roman"/>
          <w:b w:val="1"/>
          <w:color w:val="ff0000"/>
          <w:sz w:val="24"/>
          <w:szCs w:val="24"/>
          <w:rtl w:val="0"/>
        </w:rPr>
        <w:t xml:space="preserve">JONATHAN FILL IN XX.x% </w:t>
      </w:r>
      <w:r w:rsidDel="00000000" w:rsidR="00000000" w:rsidRPr="00000000">
        <w:rPr>
          <w:rFonts w:ascii="Times New Roman" w:cs="Times New Roman" w:eastAsia="Times New Roman" w:hAnsi="Times New Roman"/>
          <w:b w:val="1"/>
          <w:sz w:val="24"/>
          <w:szCs w:val="24"/>
          <w:rtl w:val="0"/>
        </w:rPr>
        <w:t xml:space="preserve">as compared to the actual EC percentage of </w:t>
      </w:r>
      <w:r w:rsidDel="00000000" w:rsidR="00000000" w:rsidRPr="00000000">
        <w:rPr>
          <w:rFonts w:ascii="Times New Roman" w:cs="Times New Roman" w:eastAsia="Times New Roman" w:hAnsi="Times New Roman"/>
          <w:b w:val="1"/>
          <w:color w:val="ff0000"/>
          <w:sz w:val="24"/>
          <w:szCs w:val="24"/>
          <w:rtl w:val="0"/>
        </w:rPr>
        <w:t xml:space="preserve">JONATHAN FILL IN pp.p%. ; </w:t>
      </w:r>
      <w:r w:rsidDel="00000000" w:rsidR="00000000" w:rsidRPr="00000000">
        <w:rPr>
          <w:rFonts w:ascii="Times New Roman" w:cs="Times New Roman" w:eastAsia="Times New Roman" w:hAnsi="Times New Roman"/>
          <w:b w:val="1"/>
          <w:sz w:val="24"/>
          <w:szCs w:val="24"/>
          <w:rtl w:val="0"/>
        </w:rPr>
        <w:t xml:space="preserve">while Biden’s percentage an Electoral College of 438 members in 2020 would only one have gone up </w:t>
      </w:r>
      <w:r w:rsidDel="00000000" w:rsidR="00000000" w:rsidRPr="00000000">
        <w:rPr>
          <w:rFonts w:ascii="Times New Roman" w:cs="Times New Roman" w:eastAsia="Times New Roman" w:hAnsi="Times New Roman"/>
          <w:b w:val="1"/>
          <w:color w:val="ff0000"/>
          <w:sz w:val="24"/>
          <w:szCs w:val="24"/>
          <w:rtl w:val="0"/>
        </w:rPr>
        <w:t xml:space="preserve">x.x </w:t>
      </w:r>
      <w:r w:rsidDel="00000000" w:rsidR="00000000" w:rsidRPr="00000000">
        <w:rPr>
          <w:rFonts w:ascii="Times New Roman" w:cs="Times New Roman" w:eastAsia="Times New Roman" w:hAnsi="Times New Roman"/>
          <w:b w:val="1"/>
          <w:sz w:val="24"/>
          <w:szCs w:val="24"/>
          <w:rtl w:val="0"/>
        </w:rPr>
        <w:t xml:space="preserve">percentage points from </w:t>
      </w:r>
      <w:r w:rsidDel="00000000" w:rsidR="00000000" w:rsidRPr="00000000">
        <w:rPr>
          <w:rFonts w:ascii="Times New Roman" w:cs="Times New Roman" w:eastAsia="Times New Roman" w:hAnsi="Times New Roman"/>
          <w:b w:val="1"/>
          <w:color w:val="ff0000"/>
          <w:sz w:val="24"/>
          <w:szCs w:val="24"/>
          <w:rtl w:val="0"/>
        </w:rPr>
        <w:t xml:space="preserve">yy.y to zz.x JONATHAN FILL IN . </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Because the Electoral College is a state-based weighted voting game (except for the two states where seats are allocated at the congressional district level as well), once a unit is won by a candidate, the margin of victory is irrelevant for Electoral College seat share but is relevant in terms of the popular vote share.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we can have a candidate winning some states by very close margins in such a fashion that there is a discrepancy between the popular vote winner and Electoral College winner.</w:t>
      </w:r>
      <w:r w:rsidDel="00000000" w:rsidR="00000000" w:rsidRPr="00000000">
        <w:rPr>
          <w:sz w:val="16"/>
          <w:szCs w:val="16"/>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 four instances post-Civil War examples of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such a discrepancy, two of the four, 1888 and 2016,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would still have happened without the bonus.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 in 2000, without the bonus, Al Gore would have been elected president, and in 1876 there also would have been no inversion had the two seat bonus been eliminated. (Cervas and Grofman, 2019, Table 2, pp. 1328-29).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course we must be careful in asserting counterfactuals.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had there been no two-seat bonus in 2000 Gore and Bush might have deployed campaign resources differently.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footnote>
  <w:footnote w:id="8">
    <w:p w:rsidR="00000000" w:rsidDel="00000000" w:rsidP="00000000" w:rsidRDefault="00000000" w:rsidRPr="00000000" w14:paraId="000000CD">
      <w:pPr>
        <w:ind w:left="360" w:hanging="360"/>
        <w:rPr>
          <w:rFonts w:ascii="Times New Roman" w:cs="Times New Roman" w:eastAsia="Times New Roman" w:hAnsi="Times New Roman"/>
          <w:sz w:val="24"/>
          <w:szCs w:val="24"/>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is a strategy employed often by those who know that the full evidence is against them.</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Open Sans Light" w:cs="Open Sans Light" w:eastAsia="Open Sans Light" w:hAnsi="Open Sans Light"/>
          <w:b w:val="0"/>
          <w:i w:val="0"/>
          <w:smallCaps w:val="0"/>
          <w:strike w:val="0"/>
          <w:color w:val="000000"/>
          <w:sz w:val="16"/>
          <w:szCs w:val="16"/>
          <w:u w:val="none"/>
          <w:shd w:fill="auto" w:val="clear"/>
          <w:vertAlign w:val="baseline"/>
        </w:rPr>
      </w:pPr>
      <w:r w:rsidDel="00000000" w:rsidR="00000000" w:rsidRPr="00000000">
        <w:rPr>
          <w:rtl w:val="0"/>
        </w:rPr>
      </w:r>
    </w:p>
  </w:footnote>
  <w:footnote w:id="9">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Open Sans Light" w:cs="Open Sans Light" w:eastAsia="Open Sans Light" w:hAnsi="Open Sans Light"/>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sz w:val="16"/>
          <w:szCs w:val="16"/>
          <w:rtl w:val="0"/>
        </w:rPr>
        <w:t xml:space="preserve"> </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Because in our toy example it is also posited that turnout arose among non-minority voters in this toy example the gap between President Trump and his Democratic opponent is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 votes in 2020 as compared to 40 in 2016. The gap between the Democratic and the Republican candidate widens even among non-minority voters whose percentage share for the two candidates is fixed because turnout has increased, but now it is President Trump who is the gainer. So, in our toy example, Trump did better in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popular vote in 2020 than he did in 2016 since he lost 1 vote among minorities and gained 4 votes from non-minorities. In our toy example, President Trump’s percentage share of the total vote in 2016 was 49.5% (=(520+25)/1100) and 49.7% (=(572+27)/1205) in 2020. Of course, President Trump did NOT actually do better in percentage vote share terms in 2020 than he did in 2016! Our toy example, for simplicity of exposition,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deliberately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keeps the non-minority share of the vote for the two candidates fixed, since we wished to focus on what happens re minority voting. In reality, President Trump did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less well among non-minority voters in 2020 than he did in 2016</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b0f0"/>
          <w:sz w:val="24"/>
          <w:szCs w:val="24"/>
          <w:u w:val="none"/>
          <w:shd w:fill="auto" w:val="clear"/>
          <w:vertAlign w:val="baseline"/>
          <w:rtl w:val="0"/>
        </w:rPr>
        <w:t xml:space="preserve">Biden ran marginally better among non-minority voters in 2000 then Clinton had in 2016</w:t>
      </w:r>
      <w:r w:rsidDel="00000000" w:rsidR="00000000" w:rsidRPr="00000000">
        <w:rPr>
          <w:rFonts w:ascii="Times New Roman" w:cs="Times New Roman" w:eastAsia="Times New Roman" w:hAnsi="Times New Roman"/>
          <w:b w:val="1"/>
          <w:color w:val="00b0f0"/>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b0f0"/>
          <w:sz w:val="24"/>
          <w:szCs w:val="24"/>
          <w:u w:val="none"/>
          <w:shd w:fill="auto" w:val="clear"/>
          <w:vertAlign w:val="baseline"/>
          <w:rtl w:val="0"/>
        </w:rPr>
        <w:t xml:space="preserve">largely due to a surge in support in the suburbs and among the more highly educated which compensated for losses in the rural areas and among the less well -educated.</w:t>
      </w:r>
      <w:r w:rsidDel="00000000" w:rsidR="00000000" w:rsidRPr="00000000">
        <w:rPr>
          <w:rFonts w:ascii="Times New Roman" w:cs="Times New Roman" w:eastAsia="Times New Roman" w:hAnsi="Times New Roman"/>
          <w:b w:val="1"/>
          <w:color w:val="00b0f0"/>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Jonathan IS what IS IN BLUE CORRECT?</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tl w:val="0"/>
        </w:rPr>
      </w:r>
    </w:p>
  </w:footnote>
  <w:footnote w:id="10">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As we noted earlier we are providing a compendium; this and other claims of Dr. Cicchetti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have already been rebutted elsewhere (see e.g., </w:t>
      </w:r>
      <w:r w:rsidDel="00000000" w:rsidR="00000000" w:rsidRPr="00000000">
        <w:rPr>
          <w:rFonts w:ascii="Open Sans Light" w:cs="Open Sans Light" w:eastAsia="Open Sans Light" w:hAnsi="Open Sans Light"/>
          <w:b w:val="0"/>
          <w:i w:val="0"/>
          <w:smallCaps w:val="0"/>
          <w:strike w:val="0"/>
          <w:color w:val="000000"/>
          <w:sz w:val="16"/>
          <w:szCs w:val="16"/>
          <w:u w:val="none"/>
          <w:shd w:fill="auto" w:val="clear"/>
          <w:vertAlign w:val="baseline"/>
          <w:rtl w:val="0"/>
        </w:rPr>
        <w:t xml:space="preserve"> </w:t>
      </w:r>
      <w:hyperlink r:id="rId3">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https://reason.com/volokh/2020/12/09/more-on-statistical-stupidity-at-scotus/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hyperlink r:id="rId4">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https://statmodeling.stat.columbia.edu/2020/12/08/the-p-value-is-4-76x10%E2%88%92264-1-in-a-quadrillion/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report has been devastatingly critiqued in the expert witness report of Gary King in the same case. Claims about election fraud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Texas v. Pennsylvania,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including Dr. Cicchetti’s report, can be found here: </w:t>
      </w:r>
      <w:hyperlink r:id="rId5">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https://www.supremecourt.gov/DocketPDF/22/22O155/163048/20201208132827887_TX-v-State-ExpedMot%202020-12-07%20FINAL.pdf</w:t>
        </w:r>
      </w:hyperlink>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ootnote>
  <w:footnote w:id="11">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sz w:val="16"/>
          <w:szCs w:val="16"/>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This product can be rewritten in terms of combination or permutations, which gives a somewhat more intuitive way to see how the probability changes with n. See</w:t>
      </w:r>
      <w:r w:rsidDel="00000000" w:rsidR="00000000" w:rsidRPr="00000000">
        <w:rPr>
          <w:rFonts w:ascii="Times New Roman" w:cs="Times New Roman" w:eastAsia="Times New Roman" w:hAnsi="Times New Roman"/>
          <w:b w:val="1"/>
          <w:sz w:val="24"/>
          <w:szCs w:val="24"/>
          <w:rtl w:val="0"/>
        </w:rPr>
        <w:t xml:space="preserve"> </w:t>
      </w:r>
      <w:hyperlink r:id="rId6">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https://en.wikipedia.org/wiki/Birthday_problem#Calculating_the_probability</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program that calculate the probability of the birthday paradox for any given n, is found at</w:t>
      </w:r>
      <w:r w:rsidDel="00000000" w:rsidR="00000000" w:rsidRPr="00000000">
        <w:rPr>
          <w:rFonts w:ascii="Times New Roman" w:cs="Times New Roman" w:eastAsia="Times New Roman" w:hAnsi="Times New Roman"/>
          <w:b w:val="1"/>
          <w:sz w:val="24"/>
          <w:szCs w:val="24"/>
          <w:rtl w:val="0"/>
        </w:rPr>
        <w:t xml:space="preserve"> </w:t>
      </w:r>
      <w:hyperlink r:id="rId7">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https://www.statisticshowto.com/same-birthday-odds/</w:t>
        </w:r>
      </w:hyperlink>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tl w:val="0"/>
        </w:rPr>
      </w:r>
    </w:p>
  </w:footnote>
  <w:footnote w:id="12">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Open Sans Light" w:cs="Open Sans Light" w:eastAsia="Open Sans Light" w:hAnsi="Open Sans Light"/>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sz w:val="16"/>
          <w:szCs w:val="16"/>
          <w:rtl w:val="0"/>
        </w:rPr>
        <w:t xml:space="preserve">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JONATHAN, CITES NEEDED FOR CLAIM OF doubLE VOTING IN 2020</w:t>
      </w:r>
      <w:r w:rsidDel="00000000" w:rsidR="00000000" w:rsidRPr="00000000">
        <w:rPr>
          <w:rtl w:val="0"/>
        </w:rPr>
      </w:r>
    </w:p>
  </w:footnote>
  <w:footnote w:id="13">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Open Sans Light" w:cs="Open Sans Light" w:eastAsia="Open Sans Light" w:hAnsi="Open Sans Light"/>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Open Sans SemiBold" w:cs="Open Sans SemiBold" w:eastAsia="Open Sans SemiBold" w:hAnsi="Open Sans SemiBold"/>
          <w:b w:val="1"/>
          <w:color w:val="1f3864"/>
          <w:vertAlign w:val="superscript"/>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Calculating this probability from the name distribution in the population requires calculating a self-weighted average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based on name and surname.</w:t>
      </w:r>
      <w:r w:rsidDel="00000000" w:rsidR="00000000" w:rsidRPr="00000000">
        <w:rPr>
          <w:b w:val="1"/>
          <w:sz w:val="16"/>
          <w:szCs w:val="16"/>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Names vary greatly in their frequency. The U.S. Bureau of the Census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publishes a list of surname frequencies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based on national values, but the distribution of</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names (and their degree of heterogeneity) will vary with the racial/ethnic composition of the political unit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(Grofman and Garcia, 2014, 2015). </w:t>
      </w:r>
      <w:r w:rsidDel="00000000" w:rsidR="00000000" w:rsidRPr="00000000">
        <w:rPr>
          <w:rtl w:val="0"/>
        </w:rPr>
      </w:r>
    </w:p>
  </w:footnote>
  <w:footnote w:id="14">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Open Sans Light" w:cs="Open Sans Light" w:eastAsia="Open Sans Light" w:hAnsi="Open Sans Light"/>
          <w:b w:val="1"/>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b w:val="1"/>
          <w:sz w:val="16"/>
          <w:szCs w:val="16"/>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Birth year and name are not fully independent of one another. Changing patterns of immigration affect the relative surname shares in different generations, and some rather dramatic changes over time in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popularity of first names mean that first name probabilities are not independent of year of birth. Also first names and last names are far from independent, since both are linked to ethnicity. Indeed we could, in principle, estimate birth decade probabilities just by looking at the prevalence of first and last names of those born during the decade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(cf.</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Grofman and Garcia, 2014, 2015). </w:t>
      </w:r>
      <w:r w:rsidDel="00000000" w:rsidR="00000000" w:rsidRPr="00000000">
        <w:rPr>
          <w:rtl w:val="0"/>
        </w:rPr>
      </w:r>
    </w:p>
  </w:footnote>
  <w:footnote w:id="15">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Open Sans Light" w:cs="Open Sans Light" w:eastAsia="Open Sans Light" w:hAnsi="Open Sans Light"/>
          <w:b w:val="1"/>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sz w:val="16"/>
          <w:szCs w:val="16"/>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 that the probability of finding such a match</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from among a set of n voters must not be confused with the probability of</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any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particular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name + birthday + birthyear combination being repeated.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obvious reasons the likelihood of a given combination being repeated will depend,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ceteris paribus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on how common is the name.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footnote>
  <w:footnote w:id="16">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Open Sans Light" w:cs="Open Sans Light" w:eastAsia="Open Sans Light" w:hAnsi="Open Sans Light"/>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sz w:val="16"/>
          <w:szCs w:val="16"/>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most sophisticated study of double voting of which we are aware, McDonald and Levitt (2008), which investigates complaints of election fraud in New Jersey in 2004 that were based on apparent observance of thousands of instances of double voting,</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includes a comparison of the assumption of uniform distribution of year of birth and name distribution to actual data and show that assuming a uniform distribution over a 64 year interval</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and over the names in the data set tends to underestimate the prevalence of birth year matching by about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(=(487- 433)/433, see p. 119). The more there are birth bulges (as in the post-WWII baby boom), the more likely it is that two randomly chosen individuals will share the same year of birth, and some names are much more prevalent than others. </w:t>
      </w:r>
      <w:r w:rsidDel="00000000" w:rsidR="00000000" w:rsidRPr="00000000">
        <w:rPr>
          <w:rtl w:val="0"/>
        </w:rPr>
      </w:r>
    </w:p>
  </w:footnote>
  <w:footnote w:id="17">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Open Sans Light" w:cs="Open Sans Light" w:eastAsia="Open Sans Light" w:hAnsi="Open Sans Light"/>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sz w:val="16"/>
          <w:szCs w:val="16"/>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further compatibility with the McDonald and Levitt (2008) study, in the model presented below we also took our birth year time period as a 64 year span.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footnote>
  <w:footnote w:id="18">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sz w:val="16"/>
          <w:szCs w:val="16"/>
          <w:rtl w:val="0"/>
        </w:rPr>
        <w:t xml:space="preserve"> </w:t>
      </w:r>
      <w:r w:rsidDel="00000000" w:rsidR="00000000" w:rsidRPr="00000000">
        <w:rPr>
          <w:rFonts w:ascii="Times New Roman" w:cs="Times New Roman" w:eastAsia="Times New Roman" w:hAnsi="Times New Roman"/>
          <w:b w:val="1"/>
          <w:i w:val="0"/>
          <w:smallCaps w:val="0"/>
          <w:strike w:val="0"/>
          <w:color w:val="313132"/>
          <w:sz w:val="24"/>
          <w:szCs w:val="24"/>
          <w:u w:val="none"/>
          <w:shd w:fill="auto" w:val="clear"/>
          <w:vertAlign w:val="baseline"/>
          <w:rtl w:val="0"/>
        </w:rPr>
        <w:t xml:space="preserve">Mebane (2020) notes that “It is widely understood that the first digits of precinct vote counts are not useful for trying to diagnose election frauds.”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See also Golbeck</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(2020).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footnote>
  <w:footnote w:id="19">
    <w:p w:rsidR="00000000" w:rsidDel="00000000" w:rsidP="00000000" w:rsidRDefault="00000000" w:rsidRPr="00000000" w14:paraId="000000DA">
      <w:pPr>
        <w:spacing w:line="240" w:lineRule="auto"/>
        <w:ind w:left="720" w:hanging="720"/>
        <w:rPr>
          <w:rFonts w:ascii="Times New Roman" w:cs="Times New Roman" w:eastAsia="Times New Roman" w:hAnsi="Times New Roman"/>
          <w:color w:val="909090"/>
          <w:sz w:val="18"/>
          <w:szCs w:val="18"/>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See e.g.,</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Voter Fraud ! Joe Biden's Votes Violate Benford's Law.” </w:t>
      </w:r>
      <w:r w:rsidDel="00000000" w:rsidR="00000000" w:rsidRPr="00000000">
        <w:rPr>
          <w:rFonts w:ascii="Times New Roman" w:cs="Times New Roman" w:eastAsia="Times New Roman" w:hAnsi="Times New Roman"/>
          <w:color w:val="002060"/>
          <w:sz w:val="24"/>
          <w:szCs w:val="24"/>
          <w:u w:val="single"/>
          <w:rtl w:val="0"/>
        </w:rPr>
        <w:t xml:space="preserve">https://gnews.org/534248/</w:t>
      </w:r>
      <w:r w:rsidDel="00000000" w:rsidR="00000000" w:rsidRPr="00000000">
        <w:rPr>
          <w:rFonts w:ascii="Times New Roman" w:cs="Times New Roman" w:eastAsia="Times New Roman" w:hAnsi="Times New Roman"/>
          <w:b w:val="1"/>
          <w:color w:val="002060"/>
          <w:sz w:val="24"/>
          <w:szCs w:val="24"/>
          <w:rtl w:val="0"/>
        </w:rPr>
        <w:t xml:space="preserve"> </w:t>
      </w:r>
      <w:r w:rsidDel="00000000" w:rsidR="00000000" w:rsidRPr="00000000">
        <w:rPr>
          <w:rtl w:val="0"/>
        </w:rPr>
      </w:r>
    </w:p>
  </w:footnote>
  <w:footnote w:id="20">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sz w:val="16"/>
          <w:szCs w:val="16"/>
          <w:rtl w:val="0"/>
        </w:rPr>
        <w:t xml:space="preserve"> </w:t>
      </w:r>
      <w:hyperlink r:id="rId8">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https://en.wikipedia.org/wiki/Benford%27s_law#cite_note-37</w:t>
        </w:r>
      </w:hyperlink>
      <w:r w:rsidDel="00000000" w:rsidR="00000000" w:rsidRPr="00000000">
        <w:rPr>
          <w:rtl w:val="0"/>
        </w:rPr>
      </w:r>
    </w:p>
  </w:footnote>
  <w:footnote w:id="21">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Open Sans Light" w:cs="Open Sans Light" w:eastAsia="Open Sans Light" w:hAnsi="Open Sans Light"/>
          <w:b w:val="1"/>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sz w:val="16"/>
          <w:szCs w:val="16"/>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See e.g., Decker, Myagkov, and Ordeshook (2011).</w:t>
      </w:r>
      <w:r w:rsidDel="00000000" w:rsidR="00000000" w:rsidRPr="00000000">
        <w:rPr>
          <w:b w:val="1"/>
          <w:sz w:val="16"/>
          <w:szCs w:val="16"/>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Even Mebane, who has been a repeated applicant of the Law as a fraud detector in elections in multiple countries, has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reiterated that while its violation might be taken as suggesting an anomaly, a violation of the supposed Law does not prove fraud. Fraud would need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be directly investigated (Mebane, 2020).</w:t>
      </w:r>
      <w:r w:rsidDel="00000000" w:rsidR="00000000" w:rsidRPr="00000000">
        <w:rPr>
          <w:rtl w:val="0"/>
        </w:rPr>
      </w:r>
    </w:p>
  </w:footnote>
  <w:footnote w:id="22">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276"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b w:val="1"/>
          <w:sz w:val="16"/>
          <w:szCs w:val="16"/>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one who studies elections thinks that the level of</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election fraud in 2020 was zero. In an election with over 150 million voters, there will be some who voted who were not entitled to do so, some who voted twice, some whose ballots were lost, some whose mail ballots were stolen and cast by others,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and some who voted while dead. And there will be some election officials who (at least initially) reported inaccurate results. But while fraud in any given state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may have slain its tens, or perhaps even its hundreds in particular states, its level was not enough to change presidential election outcomes (see below) and it certainly did not involve millions of stolen votes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footnote>
  <w:footnote w:id="23">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McCade, Aaron.</w:t>
      </w:r>
      <w:r w:rsidDel="00000000" w:rsidR="00000000" w:rsidRPr="00000000">
        <w:rPr>
          <w:b w:val="1"/>
          <w:rtl w:val="0"/>
        </w:rPr>
        <w:t xml:space="preserve"> </w:t>
      </w:r>
      <w:r w:rsidDel="00000000" w:rsidR="00000000" w:rsidRPr="00000000">
        <w:rPr>
          <w:rFonts w:ascii="Open Sans Light" w:cs="Open Sans Light" w:eastAsia="Open Sans Light" w:hAnsi="Open Sans Light"/>
          <w:b w:val="1"/>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Ohio Secretary of State Touts Security of Election Process After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Referring 27 Fraud Cases.” </w:t>
      </w:r>
      <w:hyperlink r:id="rId9">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https://www.newsweek.com/ohio-secretary-state-touts-security-election-process-after-referring-27-fraud-cases-1675215</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February 1, 2022.</w:t>
      </w:r>
    </w:p>
  </w:footnote>
  <w:footnote w:id="24">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Open Sans Light" w:cs="Open Sans Light" w:eastAsia="Open Sans Light" w:hAnsi="Open Sans Light"/>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sz w:val="16"/>
          <w:szCs w:val="16"/>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There is also a belief in the conservative blogosphere that, if there is fraud, it will be fraud committed by Democrat officials and found among the kinds of voters (such as racial minorities) who are most likely to vote Democratic.</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But is it is amusing to note that one of the first documented examples of actual fraud, so-called “voting the graveyard,” was committed by a Republican who cast a (presumably pro-Trump) ballot on behalf of his recently dead wife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Open Sans Light" w:cs="Open Sans Light" w:eastAsia="Open Sans Light" w:hAnsi="Open Sans Light"/>
          <w:b w:val="0"/>
          <w:i w:val="0"/>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JONATHAN CITE NEEDED</w:t>
      </w:r>
      <w:r w:rsidDel="00000000" w:rsidR="00000000" w:rsidRPr="00000000">
        <w:rPr>
          <w:rFonts w:ascii="Open Sans Light" w:cs="Open Sans Light" w:eastAsia="Open Sans Light" w:hAnsi="Open Sans Light"/>
          <w:b w:val="0"/>
          <w:i w:val="0"/>
          <w:smallCaps w:val="0"/>
          <w:strike w:val="0"/>
          <w:color w:val="000000"/>
          <w:sz w:val="16"/>
          <w:szCs w:val="16"/>
          <w:u w:val="none"/>
          <w:shd w:fill="auto" w:val="clear"/>
          <w:vertAlign w:val="baseline"/>
          <w:rtl w:val="0"/>
        </w:rPr>
        <w:t xml:space="preserve">)</w:t>
      </w:r>
    </w:p>
  </w:footnote>
  <w:footnote w:id="25">
    <w:p w:rsidR="00000000" w:rsidDel="00000000" w:rsidP="00000000" w:rsidRDefault="00000000" w:rsidRPr="00000000" w14:paraId="000000E0">
      <w:pPr>
        <w:ind w:left="360" w:hanging="360"/>
        <w:rPr>
          <w:rFonts w:ascii="Times New Roman" w:cs="Times New Roman" w:eastAsia="Times New Roman" w:hAnsi="Times New Roman"/>
          <w:b w:val="1"/>
          <w:sz w:val="24"/>
          <w:szCs w:val="24"/>
        </w:rPr>
      </w:pPr>
      <w:r w:rsidDel="00000000" w:rsidR="00000000" w:rsidRPr="00000000">
        <w:rPr>
          <w:rStyle w:val="FootnoteReference"/>
          <w:vertAlign w:val="superscript"/>
        </w:rPr>
        <w:footnoteRef/>
      </w:r>
      <w:r w:rsidDel="00000000" w:rsidR="00000000" w:rsidRPr="00000000">
        <w:rPr>
          <w:b w:val="1"/>
          <w:rtl w:val="0"/>
        </w:rPr>
        <w:t xml:space="preserve"> </w:t>
      </w:r>
      <w:r w:rsidDel="00000000" w:rsidR="00000000" w:rsidRPr="00000000">
        <w:rPr>
          <w:rFonts w:ascii="Times New Roman" w:cs="Times New Roman" w:eastAsia="Times New Roman" w:hAnsi="Times New Roman"/>
          <w:b w:val="1"/>
          <w:sz w:val="24"/>
          <w:szCs w:val="24"/>
          <w:rtl w:val="0"/>
        </w:rPr>
        <w:t xml:space="preserve">As Gelman (2021) points out, some people say things like “who’s to say” when they hear claims that are patently implausible but yet respond in a way suggesting that they believe that claim might be true. Here possibility is confounded with probability. A common folk aphorism also relates to this confusion, e.g., “Where there is smoke there is fire.”</w:t>
      </w:r>
      <w:r w:rsidDel="00000000" w:rsidR="00000000" w:rsidRPr="00000000">
        <w:rPr>
          <w:rFonts w:ascii="Open Sans SemiBold" w:cs="Open Sans SemiBold" w:eastAsia="Open Sans SemiBold" w:hAnsi="Open Sans SemiBold"/>
          <w:color w:val="1f3864"/>
          <w:vertAlign w:val="superscript"/>
          <w:rtl w:val="0"/>
        </w:rPr>
        <w:t xml:space="preserve"> </w:t>
      </w:r>
      <w:r w:rsidDel="00000000" w:rsidR="00000000" w:rsidRPr="00000000">
        <w:rPr>
          <w:rFonts w:ascii="Times New Roman" w:cs="Times New Roman" w:eastAsia="Times New Roman" w:hAnsi="Times New Roman"/>
          <w:b w:val="1"/>
          <w:sz w:val="24"/>
          <w:szCs w:val="24"/>
          <w:rtl w:val="0"/>
        </w:rPr>
        <w:t xml:space="preserve">Here the size of the fire remains unspecified. In the context of election fraud, confusing possibility with probability is likely to be more prevalent among those who see the world in conspiratorial terms. Gelman quotes one person who accepts claims such as Obama is a Muslim as saying: “We see what they want us to see, I mean anything could be anything.”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Open Sans Light" w:cs="Open Sans Light" w:eastAsia="Open Sans Light" w:hAnsi="Open Sans Light"/>
          <w:b w:val="0"/>
          <w:i w:val="0"/>
          <w:smallCaps w:val="0"/>
          <w:strike w:val="0"/>
          <w:color w:val="000000"/>
          <w:sz w:val="16"/>
          <w:szCs w:val="16"/>
          <w:u w:val="none"/>
          <w:shd w:fill="auto" w:val="clear"/>
          <w:vertAlign w:val="baseline"/>
        </w:rPr>
      </w:pPr>
      <w:r w:rsidDel="00000000" w:rsidR="00000000" w:rsidRPr="00000000">
        <w:rPr>
          <w:rtl w:val="0"/>
        </w:rPr>
      </w:r>
    </w:p>
  </w:footnote>
  <w:footnote w:id="26">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“Better Know a Ballot,” Accessed January 29, 2021,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Late Show with Stephen Colbert,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https://www.betterknowaballot.com/.</w:t>
      </w:r>
    </w:p>
  </w:footnote>
  <w:footnote w:id="27">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In Pennsylvania, this included pointing viewers to a website developed by the Department of State. Ads featured prominent actors and athletes from the state. </w:t>
      </w:r>
      <w:hyperlink r:id="rId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https://www.votespa.com/Pages/default.aspx</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footnote>
  <w:footnote w:id="28">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“DNC Launches New Digital Ads in PA Reaching Vote-By-Mail Voters: “How to Return Your Ballot!””, September 24,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Democratic National Convention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https://democrats.org/news/dnc-launches-new-digital-ads-in-pa-reaching-vote-by-mail-voters-how-to-return-your-ballot/.</w:t>
      </w:r>
    </w:p>
  </w:footnote>
  <w:footnote w:id="29">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Lai, Jonathan. 2020. “How ‘Naked Ballots’ in Pennsylvania Could Cost Joe Biden the Election.”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Philadelphia Inquirer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footnote>
  <w:footnote w:id="30">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“States That Permit Voters to Correct Signature Discrepancies”, September 21,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National Conference of State Legislatures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https://www.ncsl.org/research/elections-and-campaigns/vopp-table-15-states-that-permit-voters-to-correct-signature-discrepancies.aspx</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footnote>
  <w:footnote w:id="31">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See Morris Fiorina (2016),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Unstable Majorities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Frances Lee (2016),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Insecure Majorities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Modern elections are very likely to result in divided government, and control of any branch of government is often won or lost in the margins. Partisan bias, such as that introduced by malapportionment or gerrymandering, can also affect the ability to carry marginal House or Senate seats.</w:t>
      </w:r>
      <w:r w:rsidDel="00000000" w:rsidR="00000000" w:rsidRPr="00000000">
        <w:rPr>
          <w:rtl w:val="0"/>
        </w:rPr>
      </w:r>
    </w:p>
  </w:footnote>
  <w:footnote w:id="32">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Open Sans Light" w:cs="Open Sans Light" w:eastAsia="Open Sans Light" w:hAnsi="Open Sans Light"/>
          <w:b w:val="0"/>
          <w:i w:val="0"/>
          <w:smallCaps w:val="0"/>
          <w:strike w:val="0"/>
          <w:color w:val="000000"/>
          <w:sz w:val="16"/>
          <w:szCs w:val="16"/>
          <w:u w:val="none"/>
          <w:shd w:fill="auto" w:val="clear"/>
          <w:vertAlign w:val="baseline"/>
          <w:rtl w:val="0"/>
        </w:rPr>
        <w:t xml:space="preserve"> </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more details on Biden’s overperformance compared to U.S. House Democratic candidates, see William A. Galston, “Why did House Democrats underperform compared to Joe Biden?,” December 21,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Brookings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https://www.brookings.edu/blog/fixgov/2020/12/21/why-did-house-democrats-underperform-compared-to-joe-biden/.</w:t>
      </w:r>
    </w:p>
  </w:footnote>
  <w:footnote w:id="33">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House Democrats nationally underperformed their 2018 performance, which accounts for the eleven net seats gained by the Republicans. (As of this writing on February 7, 2021, one seats has yet to be called, though the Republican candidate leads by 12 votes). Relative to the 115th Congress (2016-2018), the 177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Congress (2021-2023) has 28 more Democrats.</w:t>
      </w:r>
      <w:r w:rsidDel="00000000" w:rsidR="00000000" w:rsidRPr="00000000">
        <w:rPr>
          <w:rtl w:val="0"/>
        </w:rPr>
      </w:r>
    </w:p>
  </w:footnote>
  <w:footnote w:id="34">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Figure omitted for space reasons.</w:t>
      </w:r>
    </w:p>
  </w:footnote>
  <w:footnote w:id="35">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An increase of 22 from 2016.</w:t>
      </w:r>
    </w:p>
  </w:footnote>
  <w:footnote w:id="36">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A decrease by 19 from 2016.</w:t>
      </w:r>
    </w:p>
  </w:footnote>
  <w:footnote w:id="37">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Open Sans Light" w:cs="Open Sans Light" w:eastAsia="Open Sans Light" w:hAnsi="Open Sans Light"/>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sz w:val="16"/>
          <w:szCs w:val="16"/>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Relatedly,</w:t>
      </w:r>
      <w:r w:rsidDel="00000000" w:rsidR="00000000" w:rsidRPr="00000000">
        <w:rPr>
          <w:rFonts w:ascii="Open Sans Light" w:cs="Open Sans Light" w:eastAsia="Open Sans Light" w:hAnsi="Open Sans Light"/>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Grofman and Chen (2022) provide a conditional probability model to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 explain change over time in the ability to use past elections to predict future elections.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footnote>
  <w:footnote w:id="38">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Open Sans Light" w:cs="Open Sans Light" w:eastAsia="Open Sans Light" w:hAnsi="Open Sans Light"/>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sz w:val="16"/>
          <w:szCs w:val="16"/>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Indeed,</w:t>
      </w:r>
      <w:r w:rsidDel="00000000" w:rsidR="00000000" w:rsidRPr="00000000">
        <w:rPr>
          <w:rFonts w:ascii="Open Sans Light" w:cs="Open Sans Light" w:eastAsia="Open Sans Light" w:hAnsi="Open Sans Light"/>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Eggers,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Garro and Grimmer ( 2021, Figure 2) show that only 2% of counties had a different party winner in 2020 than they did in 2016.</w:t>
      </w:r>
      <w:r w:rsidDel="00000000" w:rsidR="00000000" w:rsidRPr="00000000">
        <w:rPr>
          <w:rtl w:val="0"/>
        </w:rPr>
      </w:r>
    </w:p>
  </w:footnote>
  <w:footnote w:id="39">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This claim links to Twitter user David Chapman (@davidchapman141), a self-proclaimed “Author &amp; Historian”. This “thread” is filled with statistics purportedly showing how Biden is the historic underdog going into the 2020 election. , e.g., “Incumbents are 6/6 when facing re-election during civil unrest”. See more: </w:t>
      </w:r>
      <w:hyperlink r:id="rId12">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https://twitter.com/davidchapman141/status/1315440579485069314?s=20</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276"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Internal links to this claim on Twitter say that the first primary was in 1912 and that Trump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had received a higher percentage of the primary vote than Eisenhower, Nixon, Clinton, and Obama. Moreover, only five incumbents have received at least 90% of their primary vote.</w:t>
      </w:r>
    </w:p>
  </w:footnote>
  <w:footnote w:id="40">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This claim fails to account for well-known political science theory that suggests that competitive elections increase voter turnout (Downs 1957), and the empirical fact that modern elections are increasingly competitive at the national level (Lee 2016) even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though less competitive for other offices, such as the U.S. House (https://alarm-redist.github.io/fifty-states/)</w:t>
      </w:r>
    </w:p>
  </w:footnote>
  <w:footnote w:id="41">
    <w:p w:rsidR="00000000" w:rsidDel="00000000" w:rsidP="00000000" w:rsidRDefault="00000000" w:rsidRPr="00000000" w14:paraId="000000F2">
      <w:pPr>
        <w:ind w:left="360" w:hanging="360"/>
        <w:rPr>
          <w:rFonts w:ascii="Times New Roman" w:cs="Times New Roman" w:eastAsia="Times New Roman" w:hAnsi="Times New Roman"/>
          <w:sz w:val="24"/>
          <w:szCs w:val="24"/>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We might also argue that neither Trump nor Hillary Clinton could possibly have been elected President in 2016 since </w:t>
      </w:r>
      <w:r w:rsidDel="00000000" w:rsidR="00000000" w:rsidRPr="00000000">
        <w:rPr>
          <w:rFonts w:ascii="Times New Roman" w:cs="Times New Roman" w:eastAsia="Times New Roman" w:hAnsi="Times New Roman"/>
          <w:sz w:val="24"/>
          <w:szCs w:val="24"/>
          <w:u w:val="single"/>
          <w:rtl w:val="0"/>
        </w:rPr>
        <w:t xml:space="preserve">both </w:t>
      </w:r>
      <w:r w:rsidDel="00000000" w:rsidR="00000000" w:rsidRPr="00000000">
        <w:rPr>
          <w:rFonts w:ascii="Times New Roman" w:cs="Times New Roman" w:eastAsia="Times New Roman" w:hAnsi="Times New Roman"/>
          <w:sz w:val="24"/>
          <w:szCs w:val="24"/>
          <w:rtl w:val="0"/>
        </w:rPr>
        <w:t xml:space="preserve">were so disliked. Of course, no matter how unpopular one candidate may be, the other person might be even more unpopular. But also, relative likeability, is only one of the factors affecting vote choice.</w:t>
      </w:r>
    </w:p>
  </w:footnote>
  <w:footnote w:id="42">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sz w:val="16"/>
          <w:szCs w:val="16"/>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rebuttal to Ayyudurai (2020) is presented in Eggers, Garro, and Grimmer (2020), acknowledging its previous elucidation by Kabir (2020) and Parker (2020), each of whom show empirical evidence of the party-independence of results. However the Eggers, Garro, and Grimmer main rebuttal to the Ayyudurai (2020) claim uses the logic of latent variable analysis by demonstrating how regression to the mean effects lead to negatively sloped regression lines in the situation posited by Ayyudurai.</w:t>
      </w:r>
    </w:p>
  </w:footnote>
  <w:footnote w:id="43">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300" w:lineRule="auto"/>
        <w:ind w:left="360" w:right="0" w:hanging="360"/>
        <w:jc w:val="left"/>
        <w:rPr>
          <w:rFonts w:ascii="Open Sans Light" w:cs="Open Sans Light" w:eastAsia="Open Sans Light" w:hAnsi="Open Sans Light"/>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sz w:val="16"/>
          <w:szCs w:val="16"/>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Of course,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very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high</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levels of turnout can be suspicious. In some elections in the former Soviet Union, areas favoring incumbent autocrats have had much higher turnout than areas where the party of the ruling elite is less popular – a result taken as evidence of the addition of “manufactured” ballots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CITE NEEDED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However,</w:t>
      </w:r>
      <w:r w:rsidDel="00000000" w:rsidR="00000000" w:rsidRPr="00000000">
        <w:rPr>
          <w:rFonts w:ascii="Open Sans Light" w:cs="Open Sans Light" w:eastAsia="Open Sans Light" w:hAnsi="Open Sans Light"/>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the low levels of cross-state turnout differences found in the Lott matching analyses, a causal link between turnout differences and electoral fraud is a very dubious one even if we disregard the other reasons to regard the Lott study as flawed.</w:t>
      </w:r>
      <w:r w:rsidDel="00000000" w:rsidR="00000000" w:rsidRPr="00000000">
        <w:rPr>
          <w:rtl w:val="0"/>
        </w:rPr>
      </w:r>
    </w:p>
  </w:footnote>
  <w:footnote w:id="0">
    <w:sdt>
      <w:sdtPr>
        <w:tag w:val="goog_rdk_18"/>
      </w:sdtPr>
      <w:sdtContent>
        <w:p w:rsidR="00000000" w:rsidDel="00000000" w:rsidP="00000000" w:rsidRDefault="00000000" w:rsidRPr="00000000" w14:paraId="00000102">
          <w:pPr>
            <w:spacing w:line="276" w:lineRule="auto"/>
            <w:ind w:left="360" w:hanging="270"/>
            <w:rPr>
              <w:ins w:author="Jonathan Cervas" w:id="3" w:date="2022-04-04T17:00:20Z"/>
              <w:rFonts w:ascii="Open Sans Light" w:cs="Open Sans Light" w:eastAsia="Open Sans Light" w:hAnsi="Open Sans Light"/>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sdt>
            <w:sdtPr>
              <w:tag w:val="goog_rdk_17"/>
            </w:sdtPr>
            <w:sdtContent>
              <w:ins w:author="Jonathan Cervas" w:id="3" w:date="2022-04-04T17:00:20Z">
                <w:r w:rsidDel="00000000" w:rsidR="00000000" w:rsidRPr="00000000">
                  <w:rPr>
                    <w:rFonts w:ascii="Open Sans Light" w:cs="Open Sans Light" w:eastAsia="Open Sans Light" w:hAnsi="Open Sans Light"/>
                    <w:b w:val="0"/>
                    <w:i w:val="0"/>
                    <w:smallCaps w:val="0"/>
                    <w:strike w:val="0"/>
                    <w:color w:val="000000"/>
                    <w:sz w:val="20"/>
                    <w:szCs w:val="20"/>
                    <w:u w:val="none"/>
                    <w:shd w:fill="auto" w:val="clear"/>
                    <w:vertAlign w:val="baseline"/>
                    <w:rtl w:val="0"/>
                  </w:rPr>
                  <w:t xml:space="preserve"> </w:t>
                  <w:tab/>
                </w:r>
                <w:r w:rsidDel="00000000" w:rsidR="00000000" w:rsidRPr="00000000">
                  <w:rPr>
                    <w:rFonts w:ascii="Open Sans Light" w:cs="Open Sans Light" w:eastAsia="Open Sans Light" w:hAnsi="Open Sans Light"/>
                    <w:b w:val="0"/>
                    <w:i w:val="0"/>
                    <w:smallCaps w:val="0"/>
                    <w:strike w:val="0"/>
                    <w:color w:val="000000"/>
                    <w:sz w:val="20"/>
                    <w:szCs w:val="20"/>
                    <w:u w:val="none"/>
                    <w:shd w:fill="auto" w:val="clear"/>
                    <w:vertAlign w:val="baseline"/>
                    <w:rtl w:val="0"/>
                  </w:rPr>
                  <w:t xml:space="preserve">There have been multiple supposed indicators of election fraud introduced, including personal affidavits alleging fraud in particular precincts, to videos allegedly showing direct evidence of vote tampering, to videos showing how easy it supposedly would have been to manipulate the record of votes produced by voting machines, to claims about a conspiracy by a particular voting machine vendor (for a devastating rebuttal of that particular claim see Eggers, Garro and Grimmer, 2021), to assertions (e.g.,</w:t>
                </w:r>
                <w:r w:rsidDel="00000000" w:rsidR="00000000" w:rsidRPr="00000000">
                  <w:rPr>
                    <w:rFonts w:ascii="Open Sans Light" w:cs="Open Sans Light" w:eastAsia="Open Sans Light" w:hAnsi="Open Sans Light"/>
                    <w:b w:val="0"/>
                    <w:i w:val="0"/>
                    <w:smallCaps w:val="0"/>
                    <w:strike w:val="0"/>
                    <w:color w:val="000000"/>
                    <w:sz w:val="20"/>
                    <w:szCs w:val="20"/>
                    <w:u w:val="none"/>
                    <w:shd w:fill="auto" w:val="clear"/>
                    <w:vertAlign w:val="baseline"/>
                    <w:rtl w:val="0"/>
                  </w:rPr>
                  <w:t xml:space="preserve"> </w:t>
                </w:r>
                <w:r w:rsidDel="00000000" w:rsidR="00000000" w:rsidRPr="00000000">
                  <w:rPr>
                    <w:rFonts w:ascii="Open Sans Light" w:cs="Open Sans Light" w:eastAsia="Open Sans Light" w:hAnsi="Open Sans Light"/>
                    <w:b w:val="0"/>
                    <w:i w:val="0"/>
                    <w:smallCaps w:val="0"/>
                    <w:strike w:val="0"/>
                    <w:color w:val="000000"/>
                    <w:sz w:val="20"/>
                    <w:szCs w:val="20"/>
                    <w:u w:val="none"/>
                    <w:shd w:fill="auto" w:val="clear"/>
                    <w:vertAlign w:val="baseline"/>
                    <w:rtl w:val="0"/>
                  </w:rPr>
                  <w:t xml:space="preserve">Ayyudurai, 2020) that more voters voted than were on the jurisdiction’s electoral roll (subsequently rebutted by showing that the list of eligible voters used for the comparison was incomplete; </w:t>
                </w:r>
                <w:r w:rsidDel="00000000" w:rsidR="00000000" w:rsidRPr="00000000">
                  <w:fldChar w:fldCharType="begin"/>
                </w:r>
                <w:r w:rsidDel="00000000" w:rsidR="00000000" w:rsidRPr="00000000">
                  <w:instrText xml:space="preserve">HYPERLINK "https://www.bbc.com/news/election-us-2020-55016029"</w:instrText>
                </w:r>
                <w:r w:rsidDel="00000000" w:rsidR="00000000" w:rsidRPr="00000000">
                  <w:fldChar w:fldCharType="separate"/>
                </w:r>
                <w:r w:rsidDel="00000000" w:rsidR="00000000" w:rsidRPr="00000000">
                  <w:rPr>
                    <w:rFonts w:ascii="Open Sans Light" w:cs="Open Sans Light" w:eastAsia="Open Sans Light" w:hAnsi="Open Sans Light"/>
                    <w:b w:val="0"/>
                    <w:i w:val="0"/>
                    <w:smallCaps w:val="0"/>
                    <w:strike w:val="0"/>
                    <w:color w:val="000000"/>
                    <w:sz w:val="20"/>
                    <w:szCs w:val="20"/>
                    <w:u w:val="none"/>
                    <w:shd w:fill="auto" w:val="clear"/>
                    <w:vertAlign w:val="baseline"/>
                    <w:rtl w:val="0"/>
                  </w:rPr>
                  <w:t xml:space="preserve">https://www.bbc.com/news/election-us-2020-55016029</w:t>
                </w:r>
                <w:r w:rsidDel="00000000" w:rsidR="00000000" w:rsidRPr="00000000">
                  <w:fldChar w:fldCharType="end"/>
                </w:r>
                <w:r w:rsidDel="00000000" w:rsidR="00000000" w:rsidRPr="00000000">
                  <w:rPr>
                    <w:rFonts w:ascii="Open Sans Light" w:cs="Open Sans Light" w:eastAsia="Open Sans Light" w:hAnsi="Open Sans Light"/>
                    <w:b w:val="0"/>
                    <w:i w:val="0"/>
                    <w:smallCaps w:val="0"/>
                    <w:strike w:val="0"/>
                    <w:color w:val="000000"/>
                    <w:sz w:val="20"/>
                    <w:szCs w:val="20"/>
                    <w:u w:val="none"/>
                    <w:shd w:fill="auto" w:val="clear"/>
                    <w:vertAlign w:val="baseline"/>
                    <w:rtl w:val="0"/>
                  </w:rPr>
                  <w:t xml:space="preserve">), to the kind of statistical evidence we consider in this article. </w:t>
                </w:r>
              </w:ins>
            </w:sdtContent>
          </w:sdt>
        </w:p>
      </w:sdtContent>
    </w:sdt>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60" w:before="0" w:line="360" w:lineRule="auto"/>
      <w:ind w:left="0" w:right="0" w:firstLine="0"/>
      <w:jc w:val="right"/>
      <w:rPr>
        <w:rFonts w:ascii="Open Sans Light" w:cs="Open Sans Light" w:eastAsia="Open Sans Light" w:hAnsi="Open Sans Light"/>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360.0" w:type="dxa"/>
      <w:jc w:val="left"/>
      <w:tblInd w:w="0.0" w:type="dxa"/>
      <w:tblLayout w:type="fixed"/>
      <w:tblLook w:val="0600"/>
    </w:tblPr>
    <w:tblGrid>
      <w:gridCol w:w="9360"/>
      <w:tblGridChange w:id="0">
        <w:tblGrid>
          <w:gridCol w:w="9360"/>
        </w:tblGrid>
      </w:tblGridChange>
    </w:tblGrid>
    <w:tr>
      <w:trPr>
        <w:cantSplit w:val="0"/>
        <w:tblHeader w:val="0"/>
      </w:trPr>
      <w:tc>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Open Sans SemiBold" w:cs="Open Sans SemiBold" w:eastAsia="Open Sans SemiBold" w:hAnsi="Open Sans SemiBold"/>
              <w:b w:val="1"/>
              <w:i w:val="0"/>
              <w:smallCaps w:val="1"/>
              <w:strike w:val="0"/>
              <w:color w:val="000000"/>
              <w:sz w:val="16"/>
              <w:szCs w:val="16"/>
              <w:u w:val="none"/>
              <w:shd w:fill="auto" w:val="clear"/>
              <w:vertAlign w:val="baseline"/>
            </w:rPr>
          </w:pPr>
          <w:r w:rsidDel="00000000" w:rsidR="00000000" w:rsidRPr="00000000">
            <w:rPr>
              <w:rFonts w:ascii="Open Sans SemiBold" w:cs="Open Sans SemiBold" w:eastAsia="Open Sans SemiBold" w:hAnsi="Open Sans SemiBold"/>
              <w:b w:val="1"/>
              <w:smallCaps w:val="1"/>
              <w:sz w:val="16"/>
              <w:szCs w:val="16"/>
              <w:rtl w:val="0"/>
            </w:rPr>
            <w:t xml:space="preserve">SYLLOGISTIC ILLOGIC AND STATISTICAL FALLACIES IN THE CLAIMS ABOUT MASSIVE ELECTION FRAUD IN 2020</w:t>
          </w:r>
          <w:r w:rsidDel="00000000" w:rsidR="00000000" w:rsidRPr="00000000">
            <w:rPr>
              <w:rFonts w:ascii="Open Sans SemiBold" w:cs="Open Sans SemiBold" w:eastAsia="Open Sans SemiBold" w:hAnsi="Open Sans SemiBold"/>
              <w:b w:val="1"/>
              <w:i w:val="0"/>
              <w:smallCaps w:val="1"/>
              <w:strike w:val="0"/>
              <w:color w:val="000000"/>
              <w:sz w:val="16"/>
              <w:szCs w:val="16"/>
              <w:u w:val="none"/>
              <w:shd w:fill="auto" w:val="clear"/>
              <w:vertAlign w:val="baseline"/>
              <w:rtl w:val="0"/>
            </w:rPr>
            <w:t xml:space="preserve"> </w:t>
          </w:r>
        </w:p>
      </w:tc>
    </w:tr>
  </w:tbl>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60" w:before="0" w:line="360" w:lineRule="auto"/>
      <w:ind w:left="0" w:right="0" w:firstLine="720"/>
      <w:jc w:val="left"/>
      <w:rPr>
        <w:rFonts w:ascii="Open Sans Light" w:cs="Open Sans Light" w:eastAsia="Open Sans Light" w:hAnsi="Open Sans Light"/>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Light" w:cs="Open Sans Light" w:eastAsia="Open Sans Light" w:hAnsi="Open Sans Light"/>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9261.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085"/>
      <w:gridCol w:w="3088"/>
      <w:gridCol w:w="3088"/>
      <w:tblGridChange w:id="0">
        <w:tblGrid>
          <w:gridCol w:w="3085"/>
          <w:gridCol w:w="3088"/>
          <w:gridCol w:w="3088"/>
        </w:tblGrid>
      </w:tblGridChange>
    </w:tblGrid>
    <w:tr>
      <w:trPr>
        <w:cantSplit w:val="0"/>
        <w:tblHeader w:val="0"/>
      </w:trPr>
      <w:tc>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Open Sans SemiBold" w:cs="Open Sans SemiBold" w:eastAsia="Open Sans SemiBold" w:hAnsi="Open Sans SemiBold"/>
              <w:b w:val="1"/>
              <w:smallCaps w:val="1"/>
              <w:sz w:val="16"/>
              <w:szCs w:val="16"/>
            </w:rPr>
          </w:pPr>
          <w:r w:rsidDel="00000000" w:rsidR="00000000" w:rsidRPr="00000000">
            <w:rPr>
              <w:rFonts w:ascii="Open Sans SemiBold" w:cs="Open Sans SemiBold" w:eastAsia="Open Sans SemiBold" w:hAnsi="Open Sans SemiBold"/>
              <w:b w:val="1"/>
              <w:smallCaps w:val="1"/>
              <w:sz w:val="16"/>
              <w:szCs w:val="16"/>
              <w:rtl w:val="0"/>
            </w:rPr>
            <w:t xml:space="preserve">ANONYMOUS MANUSCRIPT</w:t>
          </w:r>
        </w:p>
      </w:tc>
      <w:tc>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60" w:before="0" w:line="360" w:lineRule="auto"/>
            <w:ind w:left="0" w:right="0" w:firstLine="0"/>
            <w:jc w:val="left"/>
            <w:rPr>
              <w:rFonts w:ascii="Open Sans Light" w:cs="Open Sans Light" w:eastAsia="Open Sans Light" w:hAnsi="Open Sans Light"/>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Open Sans SemiBold" w:cs="Open Sans SemiBold" w:eastAsia="Open Sans SemiBold" w:hAnsi="Open Sans SemiBold"/>
              <w:b w:val="1"/>
              <w:i w:val="0"/>
              <w:smallCaps w:val="1"/>
              <w:strike w:val="0"/>
              <w:color w:val="000000"/>
              <w:sz w:val="16"/>
              <w:szCs w:val="16"/>
              <w:u w:val="none"/>
              <w:shd w:fill="auto" w:val="clear"/>
              <w:vertAlign w:val="baseline"/>
            </w:rPr>
          </w:pPr>
          <w:r w:rsidDel="00000000" w:rsidR="00000000" w:rsidRPr="00000000">
            <w:rPr>
              <w:rFonts w:ascii="Open Sans SemiBold" w:cs="Open Sans SemiBold" w:eastAsia="Open Sans SemiBold" w:hAnsi="Open Sans SemiBold"/>
              <w:b w:val="1"/>
              <w:i w:val="0"/>
              <w:smallCaps w:val="1"/>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60" w:before="0" w:line="360" w:lineRule="auto"/>
      <w:ind w:left="0" w:right="0" w:firstLine="720"/>
      <w:jc w:val="left"/>
      <w:rPr>
        <w:rFonts w:ascii="Open Sans Light" w:cs="Open Sans Light" w:eastAsia="Open Sans Light" w:hAnsi="Open Sans Light"/>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Light" w:cs="Open Sans Light" w:eastAsia="Open Sans Light" w:hAnsi="Open Sans Light"/>
        <w:lang w:val="en-US"/>
      </w:rPr>
    </w:rPrDefault>
    <w:pPrDefault>
      <w:pPr>
        <w:spacing w:after="160" w:line="36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0" w:firstLine="288"/>
    </w:pPr>
    <w:rPr>
      <w:rFonts w:ascii="Open Sans" w:cs="Open Sans" w:eastAsia="Open Sans" w:hAnsi="Open Sans"/>
      <w:b w:val="1"/>
      <w:color w:val="000000"/>
      <w:sz w:val="32"/>
      <w:szCs w:val="32"/>
    </w:rPr>
  </w:style>
  <w:style w:type="paragraph" w:styleId="Heading2">
    <w:name w:val="heading 2"/>
    <w:basedOn w:val="Normal"/>
    <w:next w:val="Normal"/>
    <w:pPr>
      <w:keepNext w:val="1"/>
      <w:keepLines w:val="1"/>
      <w:spacing w:after="0" w:before="240" w:lineRule="auto"/>
      <w:ind w:firstLine="0"/>
    </w:pPr>
    <w:rPr>
      <w:rFonts w:ascii="Open Sans SemiBold" w:cs="Open Sans SemiBold" w:eastAsia="Open Sans SemiBold" w:hAnsi="Open Sans SemiBold"/>
      <w:b w:val="1"/>
      <w:color w:val="000000"/>
      <w:sz w:val="26"/>
      <w:szCs w:val="26"/>
    </w:rPr>
  </w:style>
  <w:style w:type="paragraph" w:styleId="Heading3">
    <w:name w:val="heading 3"/>
    <w:basedOn w:val="Normal"/>
    <w:next w:val="Normal"/>
    <w:pPr>
      <w:keepNext w:val="1"/>
      <w:keepLines w:val="1"/>
      <w:spacing w:before="40" w:lineRule="auto"/>
      <w:ind w:firstLine="0"/>
    </w:pPr>
    <w:rPr>
      <w:rFonts w:ascii="Open Sans SemiBold" w:cs="Open Sans SemiBold" w:eastAsia="Open Sans SemiBold" w:hAnsi="Open Sans SemiBold"/>
      <w:b w:val="1"/>
      <w:color w:val="000000"/>
    </w:rPr>
  </w:style>
  <w:style w:type="paragraph" w:styleId="Heading4">
    <w:name w:val="heading 4"/>
    <w:basedOn w:val="Normal"/>
    <w:next w:val="Normal"/>
    <w:pPr>
      <w:keepNext w:val="1"/>
      <w:keepLines w:val="1"/>
      <w:spacing w:after="0" w:before="40" w:lineRule="auto"/>
    </w:pPr>
    <w:rPr>
      <w:i w:val="1"/>
      <w:color w:val="000000"/>
    </w:rPr>
  </w:style>
  <w:style w:type="paragraph" w:styleId="Heading5">
    <w:name w:val="heading 5"/>
    <w:basedOn w:val="Normal"/>
    <w:next w:val="Normal"/>
    <w:pPr>
      <w:keepNext w:val="1"/>
      <w:keepLines w:val="1"/>
      <w:spacing w:after="0" w:before="40" w:lineRule="auto"/>
    </w:pPr>
    <w:rPr>
      <w:rFonts w:ascii="Open Sans" w:cs="Open Sans" w:eastAsia="Open Sans" w:hAnsi="Open Sans"/>
      <w:color w:val="000000"/>
    </w:rPr>
  </w:style>
  <w:style w:type="paragraph" w:styleId="Heading6">
    <w:name w:val="heading 6"/>
    <w:basedOn w:val="Normal"/>
    <w:next w:val="Normal"/>
    <w:pPr>
      <w:keepNext w:val="1"/>
      <w:keepLines w:val="1"/>
      <w:spacing w:after="0" w:before="40" w:lineRule="auto"/>
    </w:pPr>
    <w:rPr>
      <w:rFonts w:ascii="Open Sans" w:cs="Open Sans" w:eastAsia="Open Sans" w:hAnsi="Open Sans"/>
      <w:color w:val="000000"/>
    </w:rPr>
  </w:style>
  <w:style w:type="paragraph" w:styleId="Title">
    <w:name w:val="Title"/>
    <w:basedOn w:val="Normal"/>
    <w:next w:val="Normal"/>
    <w:pPr>
      <w:spacing w:line="240" w:lineRule="auto"/>
      <w:jc w:val="center"/>
    </w:pPr>
    <w:rPr>
      <w:rFonts w:ascii="Open Sans ExtraBold" w:cs="Open Sans ExtraBold" w:eastAsia="Open Sans ExtraBold" w:hAnsi="Open Sans ExtraBold"/>
      <w:b w:val="1"/>
      <w:sz w:val="40"/>
      <w:szCs w:val="40"/>
    </w:rPr>
  </w:style>
  <w:style w:type="paragraph" w:styleId="Normal" w:default="1">
    <w:name w:val="Normal"/>
    <w:qFormat w:val="1"/>
    <w:rsid w:val="006D226A"/>
    <w:pPr>
      <w:spacing w:after="160" w:line="360" w:lineRule="auto"/>
      <w:ind w:firstLine="720"/>
    </w:pPr>
    <w:rPr>
      <w:rFonts w:ascii="Open Sans Light" w:cs="Times New Roman" w:hAnsi="Open Sans Light" w:eastAsiaTheme="minorEastAsia"/>
      <w:sz w:val="20"/>
    </w:rPr>
  </w:style>
  <w:style w:type="paragraph" w:styleId="Heading1">
    <w:name w:val="heading 1"/>
    <w:basedOn w:val="Normal"/>
    <w:next w:val="Normal"/>
    <w:link w:val="Heading1Char"/>
    <w:qFormat w:val="1"/>
    <w:rsid w:val="00402EED"/>
    <w:pPr>
      <w:keepNext w:val="1"/>
      <w:keepLines w:val="1"/>
      <w:numPr>
        <w:numId w:val="19"/>
      </w:numPr>
      <w:spacing w:before="480"/>
      <w:ind w:left="0" w:firstLine="288"/>
      <w:outlineLvl w:val="0"/>
    </w:pPr>
    <w:rPr>
      <w:rFonts w:ascii="Open Sans" w:hAnsi="Open Sans" w:cstheme="majorBidi" w:eastAsiaTheme="majorEastAsia"/>
      <w:b w:val="1"/>
      <w:color w:val="000000" w:themeColor="text1"/>
      <w:sz w:val="32"/>
      <w:szCs w:val="32"/>
    </w:rPr>
  </w:style>
  <w:style w:type="paragraph" w:styleId="Heading2">
    <w:name w:val="heading 2"/>
    <w:basedOn w:val="Normal"/>
    <w:next w:val="Normal"/>
    <w:link w:val="Heading2Char"/>
    <w:unhideWhenUsed w:val="1"/>
    <w:qFormat w:val="1"/>
    <w:rsid w:val="00B57AE1"/>
    <w:pPr>
      <w:keepNext w:val="1"/>
      <w:keepLines w:val="1"/>
      <w:spacing w:after="0" w:before="240"/>
      <w:ind w:firstLine="0"/>
      <w:outlineLvl w:val="1"/>
    </w:pPr>
    <w:rPr>
      <w:rFonts w:ascii="Open Sans SemiBold" w:hAnsi="Open Sans SemiBold" w:cstheme="majorBidi" w:eastAsiaTheme="majorEastAsia"/>
      <w:b w:val="1"/>
      <w:color w:val="000000" w:themeColor="text1"/>
      <w:sz w:val="26"/>
      <w:szCs w:val="26"/>
    </w:rPr>
  </w:style>
  <w:style w:type="paragraph" w:styleId="Heading3">
    <w:name w:val="heading 3"/>
    <w:basedOn w:val="Normal"/>
    <w:next w:val="Normal"/>
    <w:link w:val="Heading3Char"/>
    <w:uiPriority w:val="9"/>
    <w:unhideWhenUsed w:val="1"/>
    <w:qFormat w:val="1"/>
    <w:rsid w:val="005F3A8D"/>
    <w:pPr>
      <w:keepNext w:val="1"/>
      <w:keepLines w:val="1"/>
      <w:spacing w:before="40"/>
      <w:ind w:firstLine="0"/>
      <w:outlineLvl w:val="2"/>
    </w:pPr>
    <w:rPr>
      <w:rFonts w:ascii="Open Sans SemiBold" w:hAnsi="Open Sans SemiBold" w:cstheme="majorBidi" w:eastAsiaTheme="majorEastAsia"/>
      <w:b w:val="1"/>
      <w:color w:val="000000" w:themeColor="text1"/>
    </w:rPr>
  </w:style>
  <w:style w:type="paragraph" w:styleId="Heading4">
    <w:name w:val="heading 4"/>
    <w:basedOn w:val="Normal"/>
    <w:next w:val="Normal"/>
    <w:link w:val="Heading4Char"/>
    <w:uiPriority w:val="9"/>
    <w:unhideWhenUsed w:val="1"/>
    <w:qFormat w:val="1"/>
    <w:rsid w:val="003B0615"/>
    <w:pPr>
      <w:keepNext w:val="1"/>
      <w:keepLines w:val="1"/>
      <w:spacing w:after="0" w:before="40"/>
      <w:outlineLvl w:val="3"/>
    </w:pPr>
    <w:rPr>
      <w:rFonts w:cstheme="majorBidi" w:eastAsiaTheme="majorEastAsia"/>
      <w:i w:val="1"/>
      <w:iCs w:val="1"/>
      <w:color w:val="000000" w:themeColor="text1"/>
    </w:rPr>
  </w:style>
  <w:style w:type="paragraph" w:styleId="Heading5">
    <w:name w:val="heading 5"/>
    <w:basedOn w:val="Normal"/>
    <w:next w:val="Normal"/>
    <w:link w:val="Heading5Char"/>
    <w:uiPriority w:val="9"/>
    <w:semiHidden w:val="1"/>
    <w:unhideWhenUsed w:val="1"/>
    <w:qFormat w:val="1"/>
    <w:rsid w:val="004F0E43"/>
    <w:pPr>
      <w:keepNext w:val="1"/>
      <w:keepLines w:val="1"/>
      <w:spacing w:after="0" w:before="40"/>
      <w:outlineLvl w:val="4"/>
    </w:pPr>
    <w:rPr>
      <w:rFonts w:ascii="Open Sans" w:hAnsi="Open Sans" w:cstheme="majorBidi" w:eastAsiaTheme="majorEastAsia"/>
      <w:color w:val="000000" w:themeColor="text1"/>
    </w:rPr>
  </w:style>
  <w:style w:type="paragraph" w:styleId="Heading6">
    <w:name w:val="heading 6"/>
    <w:basedOn w:val="Normal"/>
    <w:next w:val="Normal"/>
    <w:link w:val="Heading6Char"/>
    <w:uiPriority w:val="9"/>
    <w:semiHidden w:val="1"/>
    <w:unhideWhenUsed w:val="1"/>
    <w:qFormat w:val="1"/>
    <w:rsid w:val="003B0615"/>
    <w:pPr>
      <w:keepNext w:val="1"/>
      <w:keepLines w:val="1"/>
      <w:spacing w:after="0" w:before="40"/>
      <w:outlineLvl w:val="5"/>
    </w:pPr>
    <w:rPr>
      <w:rFonts w:ascii="Open Sans" w:hAnsi="Open Sans" w:cstheme="majorBidi" w:eastAsiaTheme="majorEastAsia"/>
      <w:color w:val="000000" w:themeColor="text1"/>
    </w:rPr>
  </w:style>
  <w:style w:type="paragraph" w:styleId="Heading7">
    <w:name w:val="heading 7"/>
    <w:basedOn w:val="Normal"/>
    <w:next w:val="Normal"/>
    <w:link w:val="Heading7Char"/>
    <w:uiPriority w:val="9"/>
    <w:semiHidden w:val="1"/>
    <w:unhideWhenUsed w:val="1"/>
    <w:qFormat w:val="1"/>
    <w:rsid w:val="000F3CEE"/>
    <w:pPr>
      <w:keepNext w:val="1"/>
      <w:keepLines w:val="1"/>
      <w:spacing w:after="0" w:before="40"/>
      <w:outlineLvl w:val="6"/>
    </w:pPr>
    <w:rPr>
      <w:rFonts w:cstheme="majorBidi" w:eastAsiaTheme="majorEastAsia"/>
      <w:i w:val="1"/>
      <w:iCs w:val="1"/>
      <w:color w:val="000000" w:themeColor="text1"/>
    </w:rPr>
  </w:style>
  <w:style w:type="paragraph" w:styleId="Heading8">
    <w:name w:val="heading 8"/>
    <w:basedOn w:val="Normal"/>
    <w:next w:val="Normal"/>
    <w:link w:val="Heading8Char"/>
    <w:uiPriority w:val="9"/>
    <w:semiHidden w:val="1"/>
    <w:unhideWhenUsed w:val="1"/>
    <w:qFormat w:val="1"/>
    <w:rsid w:val="000F3CEE"/>
    <w:pPr>
      <w:keepNext w:val="1"/>
      <w:keepLines w:val="1"/>
      <w:spacing w:after="0" w:before="40"/>
      <w:outlineLvl w:val="7"/>
    </w:pPr>
    <w:rPr>
      <w:rFonts w:ascii="Open Sans" w:hAnsi="Open Sans" w:cstheme="majorBidi" w:eastAsiaTheme="majorEastAsia"/>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0F3CEE"/>
    <w:pPr>
      <w:keepNext w:val="1"/>
      <w:keepLines w:val="1"/>
      <w:spacing w:after="0" w:before="40"/>
      <w:outlineLvl w:val="8"/>
    </w:pPr>
    <w:rPr>
      <w:rFonts w:cstheme="majorBidi" w:eastAsiaTheme="majorEastAsia"/>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able-head" w:customStyle="1">
    <w:name w:val="table-head"/>
    <w:basedOn w:val="Normal"/>
    <w:qFormat w:val="1"/>
    <w:rsid w:val="00FC68CD"/>
    <w:pPr>
      <w:spacing w:after="0" w:line="240" w:lineRule="auto"/>
      <w:ind w:firstLine="0"/>
      <w:outlineLvl w:val="1"/>
    </w:pPr>
    <w:rPr>
      <w:rFonts w:ascii="Open Sans SemiBold" w:cs="Avenir Book" w:eastAsia="Avenir Book" w:hAnsi="Open Sans SemiBold"/>
      <w:b w:val="1"/>
      <w:bCs w:val="1"/>
      <w:color w:val="000000" w:themeColor="text1"/>
      <w:sz w:val="16"/>
      <w:szCs w:val="28"/>
    </w:rPr>
  </w:style>
  <w:style w:type="paragraph" w:styleId="table-note" w:customStyle="1">
    <w:name w:val="table-note"/>
    <w:basedOn w:val="Normal"/>
    <w:qFormat w:val="1"/>
    <w:rsid w:val="00897084"/>
    <w:pPr>
      <w:spacing w:after="0"/>
      <w:ind w:firstLine="0"/>
    </w:pPr>
    <w:rPr>
      <w:rFonts w:cs="Times New Roman (Body CS)" w:eastAsia="Times New Roman"/>
      <w:sz w:val="16"/>
    </w:rPr>
  </w:style>
  <w:style w:type="paragraph" w:styleId="Epigraph" w:customStyle="1">
    <w:name w:val="Epigraph"/>
    <w:basedOn w:val="Normal"/>
    <w:autoRedefine w:val="1"/>
    <w:qFormat w:val="1"/>
    <w:rsid w:val="00917EE2"/>
    <w:pPr>
      <w:pBdr>
        <w:left w:color="d9d9d9" w:space="4" w:sz="4" w:themeColor="background1" w:themeShade="0000D9" w:val="single"/>
      </w:pBdr>
      <w:spacing w:after="360"/>
      <w:ind w:left="720"/>
    </w:pPr>
    <w:rPr>
      <w:rFonts w:ascii="Avenir Book" w:hAnsi="Avenir Book" w:cstheme="majorBidi" w:eastAsiaTheme="majorEastAsia"/>
      <w:bCs w:val="1"/>
      <w:i w:val="1"/>
      <w:iCs w:val="1"/>
    </w:rPr>
  </w:style>
  <w:style w:type="paragraph" w:styleId="BlockText">
    <w:name w:val="Block Text"/>
    <w:basedOn w:val="Normal"/>
    <w:uiPriority w:val="99"/>
    <w:semiHidden w:val="1"/>
    <w:unhideWhenUsed w:val="1"/>
    <w:rsid w:val="00917EE2"/>
    <w:pPr>
      <w:pBdr>
        <w:top w:color="4472c4" w:space="10" w:sz="2" w:themeColor="accent1" w:val="single"/>
        <w:left w:color="4472c4" w:space="10" w:sz="2" w:themeColor="accent1" w:val="single"/>
        <w:bottom w:color="4472c4" w:space="10" w:sz="2" w:themeColor="accent1" w:val="single"/>
        <w:right w:color="4472c4" w:space="10" w:sz="2" w:themeColor="accent1" w:val="single"/>
      </w:pBdr>
      <w:ind w:left="1152" w:right="1152"/>
    </w:pPr>
    <w:rPr>
      <w:i w:val="1"/>
      <w:iCs w:val="1"/>
      <w:color w:val="4472c4" w:themeColor="accent1"/>
    </w:rPr>
  </w:style>
  <w:style w:type="paragraph" w:styleId="NoSpacing">
    <w:name w:val="No Spacing"/>
    <w:uiPriority w:val="1"/>
    <w:qFormat w:val="1"/>
    <w:rsid w:val="00442B31"/>
    <w:rPr>
      <w:rFonts w:ascii="Open Sans Light" w:cs="Times New Roman" w:hAnsi="Open Sans Light" w:eastAsiaTheme="minorEastAsia"/>
    </w:rPr>
  </w:style>
  <w:style w:type="paragraph" w:styleId="NormalWeb">
    <w:name w:val="Normal (Web)"/>
    <w:basedOn w:val="Normal"/>
    <w:uiPriority w:val="99"/>
    <w:unhideWhenUsed w:val="1"/>
    <w:rsid w:val="00234D12"/>
    <w:pPr>
      <w:spacing w:after="200" w:line="276" w:lineRule="auto"/>
    </w:pPr>
  </w:style>
  <w:style w:type="paragraph" w:styleId="IntenseQuote">
    <w:name w:val="Intense Quote"/>
    <w:basedOn w:val="Normal"/>
    <w:next w:val="Normal"/>
    <w:link w:val="IntenseQuoteChar"/>
    <w:uiPriority w:val="30"/>
    <w:qFormat w:val="1"/>
    <w:rsid w:val="003B0615"/>
    <w:pPr>
      <w:pBdr>
        <w:bottom w:color="000000" w:space="1" w:sz="4" w:themeColor="text1" w:val="dotted"/>
      </w:pBdr>
    </w:pPr>
    <w:rPr>
      <w:i w:val="1"/>
      <w:sz w:val="18"/>
    </w:rPr>
  </w:style>
  <w:style w:type="character" w:styleId="IntenseQuoteChar" w:customStyle="1">
    <w:name w:val="Intense Quote Char"/>
    <w:basedOn w:val="DefaultParagraphFont"/>
    <w:link w:val="IntenseQuote"/>
    <w:uiPriority w:val="30"/>
    <w:rsid w:val="007D18A5"/>
    <w:rPr>
      <w:rFonts w:ascii="Open Sans" w:hAnsi="Open Sans"/>
      <w:i w:val="1"/>
      <w:sz w:val="18"/>
    </w:rPr>
  </w:style>
  <w:style w:type="character" w:styleId="Heading4Char" w:customStyle="1">
    <w:name w:val="Heading 4 Char"/>
    <w:basedOn w:val="DefaultParagraphFont"/>
    <w:link w:val="Heading4"/>
    <w:uiPriority w:val="9"/>
    <w:rsid w:val="003B0615"/>
    <w:rPr>
      <w:rFonts w:ascii="Open Sans Light" w:hAnsi="Open Sans Light" w:cstheme="majorBidi" w:eastAsiaTheme="majorEastAsia"/>
      <w:i w:val="1"/>
      <w:iCs w:val="1"/>
      <w:color w:val="000000" w:themeColor="text1"/>
    </w:rPr>
  </w:style>
  <w:style w:type="character" w:styleId="Heading1Char" w:customStyle="1">
    <w:name w:val="Heading 1 Char"/>
    <w:basedOn w:val="DefaultParagraphFont"/>
    <w:link w:val="Heading1"/>
    <w:rsid w:val="00402EED"/>
    <w:rPr>
      <w:rFonts w:ascii="Open Sans" w:hAnsi="Open Sans" w:cstheme="majorBidi" w:eastAsiaTheme="majorEastAsia"/>
      <w:b w:val="1"/>
      <w:color w:val="000000" w:themeColor="text1"/>
      <w:sz w:val="32"/>
      <w:szCs w:val="32"/>
    </w:rPr>
  </w:style>
  <w:style w:type="character" w:styleId="Heading2Char" w:customStyle="1">
    <w:name w:val="Heading 2 Char"/>
    <w:basedOn w:val="DefaultParagraphFont"/>
    <w:link w:val="Heading2"/>
    <w:rsid w:val="00B57AE1"/>
    <w:rPr>
      <w:rFonts w:ascii="Open Sans SemiBold" w:hAnsi="Open Sans SemiBold" w:cstheme="majorBidi" w:eastAsiaTheme="majorEastAsia"/>
      <w:b w:val="1"/>
      <w:color w:val="000000" w:themeColor="text1"/>
      <w:sz w:val="26"/>
      <w:szCs w:val="26"/>
    </w:rPr>
  </w:style>
  <w:style w:type="paragraph" w:styleId="Title">
    <w:name w:val="Title"/>
    <w:basedOn w:val="Normal"/>
    <w:next w:val="Normal"/>
    <w:link w:val="TitleChar"/>
    <w:qFormat w:val="1"/>
    <w:rsid w:val="00484558"/>
    <w:pPr>
      <w:spacing w:line="240" w:lineRule="auto"/>
      <w:contextualSpacing w:val="1"/>
      <w:jc w:val="center"/>
    </w:pPr>
    <w:rPr>
      <w:rFonts w:ascii="Open Sans ExtraBold" w:hAnsi="Open Sans ExtraBold" w:cstheme="majorBidi" w:eastAsiaTheme="majorEastAsia"/>
      <w:b w:val="1"/>
      <w:spacing w:val="-10"/>
      <w:kern w:val="28"/>
      <w:sz w:val="40"/>
      <w:szCs w:val="56"/>
    </w:rPr>
  </w:style>
  <w:style w:type="character" w:styleId="TitleChar" w:customStyle="1">
    <w:name w:val="Title Char"/>
    <w:basedOn w:val="DefaultParagraphFont"/>
    <w:link w:val="Title"/>
    <w:rsid w:val="00484558"/>
    <w:rPr>
      <w:rFonts w:ascii="Open Sans ExtraBold" w:hAnsi="Open Sans ExtraBold" w:cstheme="majorBidi" w:eastAsiaTheme="majorEastAsia"/>
      <w:b w:val="1"/>
      <w:spacing w:val="-10"/>
      <w:kern w:val="28"/>
      <w:sz w:val="40"/>
      <w:szCs w:val="56"/>
    </w:rPr>
  </w:style>
  <w:style w:type="character" w:styleId="FootnoteReference">
    <w:name w:val="footnote reference"/>
    <w:basedOn w:val="DefaultParagraphFont"/>
    <w:unhideWhenUsed w:val="1"/>
    <w:qFormat w:val="1"/>
    <w:rsid w:val="00A90F8F"/>
    <w:rPr>
      <w:rFonts w:ascii="Open Sans SemiBold" w:hAnsi="Open Sans SemiBold"/>
      <w:b w:val="1"/>
      <w:i w:val="0"/>
      <w:color w:val="1f3864" w:themeColor="accent1" w:themeShade="000080"/>
      <w:sz w:val="20"/>
      <w:vertAlign w:val="superscript"/>
    </w:rPr>
  </w:style>
  <w:style w:type="paragraph" w:styleId="ResumeBreak" w:customStyle="1">
    <w:name w:val="Resume Break"/>
    <w:basedOn w:val="Normal"/>
    <w:autoRedefine w:val="1"/>
    <w:qFormat w:val="1"/>
    <w:rsid w:val="007D18A5"/>
    <w:pPr>
      <w:keepLines w:val="1"/>
      <w:framePr w:lines="0" w:hSpace="180" w:wrap="around" w:hAnchor="text" w:vAnchor="text" w:xAlign="center" w:y="1"/>
      <w:spacing w:after="60" w:line="240" w:lineRule="auto"/>
      <w:ind w:left="360" w:firstLine="43"/>
      <w:suppressOverlap w:val="1"/>
    </w:pPr>
    <w:rPr>
      <w:rFonts w:cstheme="minorBidi" w:eastAsiaTheme="minorHAnsi"/>
      <w:i w:val="1"/>
      <w:iCs w:val="1"/>
      <w:color w:val="000000" w:themeColor="text1"/>
      <w:sz w:val="2"/>
      <w:szCs w:val="2"/>
    </w:rPr>
  </w:style>
  <w:style w:type="paragraph" w:styleId="ResumeDate" w:customStyle="1">
    <w:name w:val="Resume Date"/>
    <w:basedOn w:val="Normal"/>
    <w:qFormat w:val="1"/>
    <w:rsid w:val="007D18A5"/>
    <w:pPr>
      <w:keepLines w:val="1"/>
      <w:spacing w:line="240" w:lineRule="auto"/>
      <w:jc w:val="right"/>
    </w:pPr>
    <w:rPr>
      <w:rFonts w:cstheme="minorBidi" w:eastAsiaTheme="minorHAnsi"/>
      <w:i w:val="1"/>
      <w:iCs w:val="1"/>
      <w:color w:val="000000" w:themeColor="text1"/>
      <w:sz w:val="16"/>
      <w:szCs w:val="16"/>
    </w:rPr>
  </w:style>
  <w:style w:type="paragraph" w:styleId="Caption">
    <w:name w:val="caption"/>
    <w:basedOn w:val="Normal"/>
    <w:next w:val="Normal"/>
    <w:uiPriority w:val="35"/>
    <w:unhideWhenUsed w:val="1"/>
    <w:qFormat w:val="1"/>
    <w:rsid w:val="00ED5FD0"/>
    <w:pPr>
      <w:spacing w:after="0" w:line="276" w:lineRule="auto"/>
      <w:ind w:firstLine="0"/>
    </w:pPr>
    <w:rPr>
      <w:rFonts w:ascii="Open Sans SemiBold" w:hAnsi="Open Sans SemiBold" w:cstheme="minorBidi"/>
      <w:b w:val="1"/>
      <w:bCs w:val="1"/>
      <w:caps w:val="1"/>
      <w:szCs w:val="18"/>
    </w:rPr>
  </w:style>
  <w:style w:type="table" w:styleId="TableGrid">
    <w:name w:val="Table Grid"/>
    <w:basedOn w:val="TableNormal"/>
    <w:uiPriority w:val="39"/>
    <w:rsid w:val="00234D12"/>
    <w:pPr>
      <w:jc w:val="both"/>
    </w:pPr>
    <w:rPr>
      <w:rFonts w:eastAsiaTheme="minorEastAsia"/>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234D12"/>
    <w:pPr>
      <w:tabs>
        <w:tab w:val="center" w:pos="4680"/>
        <w:tab w:val="right" w:pos="9360"/>
      </w:tabs>
    </w:pPr>
  </w:style>
  <w:style w:type="paragraph" w:styleId="Quote">
    <w:name w:val="Quote"/>
    <w:basedOn w:val="Normal"/>
    <w:next w:val="Normal"/>
    <w:link w:val="QuoteChar"/>
    <w:uiPriority w:val="29"/>
    <w:qFormat w:val="1"/>
    <w:rsid w:val="001422D0"/>
    <w:pPr>
      <w:spacing w:before="200"/>
      <w:ind w:left="1440" w:firstLine="0"/>
    </w:pPr>
    <w:rPr>
      <w:rFonts w:cstheme="minorBidi"/>
      <w:i w:val="1"/>
      <w:iCs w:val="1"/>
      <w:color w:val="404040" w:themeColor="text1" w:themeTint="0000BF"/>
    </w:rPr>
  </w:style>
  <w:style w:type="character" w:styleId="QuoteChar" w:customStyle="1">
    <w:name w:val="Quote Char"/>
    <w:basedOn w:val="DefaultParagraphFont"/>
    <w:link w:val="Quote"/>
    <w:uiPriority w:val="29"/>
    <w:rsid w:val="001422D0"/>
    <w:rPr>
      <w:rFonts w:ascii="Open Sans Light" w:hAnsi="Open Sans Light" w:eastAsiaTheme="minorEastAsia"/>
      <w:i w:val="1"/>
      <w:iCs w:val="1"/>
      <w:color w:val="404040" w:themeColor="text1" w:themeTint="0000BF"/>
      <w:sz w:val="20"/>
    </w:rPr>
  </w:style>
  <w:style w:type="paragraph" w:styleId="FootnoteText">
    <w:name w:val="footnote text"/>
    <w:basedOn w:val="Normal"/>
    <w:link w:val="FootnoteTextChar"/>
    <w:unhideWhenUsed w:val="1"/>
    <w:qFormat w:val="1"/>
    <w:rsid w:val="00305656"/>
    <w:pPr>
      <w:tabs>
        <w:tab w:val="left" w:pos="360"/>
      </w:tabs>
      <w:spacing w:after="240" w:line="300" w:lineRule="auto"/>
      <w:ind w:left="360" w:hanging="360"/>
    </w:pPr>
    <w:rPr>
      <w:rFonts w:cstheme="minorBidi"/>
      <w:sz w:val="16"/>
    </w:rPr>
  </w:style>
  <w:style w:type="character" w:styleId="FootnoteTextChar" w:customStyle="1">
    <w:name w:val="Footnote Text Char"/>
    <w:basedOn w:val="DefaultParagraphFont"/>
    <w:link w:val="FootnoteText"/>
    <w:rsid w:val="00305656"/>
    <w:rPr>
      <w:rFonts w:ascii="Open Sans Light" w:hAnsi="Open Sans Light" w:eastAsiaTheme="minorEastAsia"/>
      <w:sz w:val="16"/>
    </w:rPr>
  </w:style>
  <w:style w:type="character" w:styleId="Hyperlink">
    <w:name w:val="Hyperlink"/>
    <w:basedOn w:val="DefaultParagraphFont"/>
    <w:uiPriority w:val="99"/>
    <w:unhideWhenUsed w:val="1"/>
    <w:rsid w:val="00910787"/>
    <w:rPr>
      <w:rFonts w:ascii="Open Sans" w:hAnsi="Open Sans"/>
      <w:color w:val="000000" w:themeColor="text1"/>
      <w:sz w:val="24"/>
      <w:u w:val="single"/>
    </w:rPr>
  </w:style>
  <w:style w:type="character" w:styleId="Heading3Char" w:customStyle="1">
    <w:name w:val="Heading 3 Char"/>
    <w:basedOn w:val="DefaultParagraphFont"/>
    <w:link w:val="Heading3"/>
    <w:uiPriority w:val="9"/>
    <w:rsid w:val="005F3A8D"/>
    <w:rPr>
      <w:rFonts w:ascii="Open Sans SemiBold" w:hAnsi="Open Sans SemiBold" w:cstheme="majorBidi" w:eastAsiaTheme="majorEastAsia"/>
      <w:b w:val="1"/>
      <w:color w:val="000000" w:themeColor="text1"/>
      <w:sz w:val="20"/>
    </w:rPr>
  </w:style>
  <w:style w:type="character" w:styleId="Heading5Char" w:customStyle="1">
    <w:name w:val="Heading 5 Char"/>
    <w:basedOn w:val="DefaultParagraphFont"/>
    <w:link w:val="Heading5"/>
    <w:uiPriority w:val="9"/>
    <w:semiHidden w:val="1"/>
    <w:rsid w:val="004F0E43"/>
    <w:rPr>
      <w:rFonts w:ascii="Open Sans" w:hAnsi="Open Sans" w:cstheme="majorBidi" w:eastAsiaTheme="majorEastAsia"/>
      <w:color w:val="000000" w:themeColor="text1"/>
      <w:sz w:val="22"/>
    </w:rPr>
  </w:style>
  <w:style w:type="character" w:styleId="Heading6Char" w:customStyle="1">
    <w:name w:val="Heading 6 Char"/>
    <w:basedOn w:val="DefaultParagraphFont"/>
    <w:link w:val="Heading6"/>
    <w:uiPriority w:val="9"/>
    <w:semiHidden w:val="1"/>
    <w:rsid w:val="003B0615"/>
    <w:rPr>
      <w:rFonts w:ascii="Open Sans" w:hAnsi="Open Sans" w:cstheme="majorBidi" w:eastAsiaTheme="majorEastAsia"/>
      <w:color w:val="000000" w:themeColor="text1"/>
      <w:sz w:val="20"/>
    </w:rPr>
  </w:style>
  <w:style w:type="character" w:styleId="Heading7Char" w:customStyle="1">
    <w:name w:val="Heading 7 Char"/>
    <w:basedOn w:val="DefaultParagraphFont"/>
    <w:link w:val="Heading7"/>
    <w:uiPriority w:val="9"/>
    <w:semiHidden w:val="1"/>
    <w:rsid w:val="000F3CEE"/>
    <w:rPr>
      <w:rFonts w:ascii="Open Sans Light" w:hAnsi="Open Sans Light" w:cstheme="majorBidi" w:eastAsiaTheme="majorEastAsia"/>
      <w:i w:val="1"/>
      <w:iCs w:val="1"/>
      <w:color w:val="000000" w:themeColor="text1"/>
      <w:sz w:val="20"/>
    </w:rPr>
  </w:style>
  <w:style w:type="character" w:styleId="Heading8Char" w:customStyle="1">
    <w:name w:val="Heading 8 Char"/>
    <w:basedOn w:val="DefaultParagraphFont"/>
    <w:link w:val="Heading8"/>
    <w:uiPriority w:val="9"/>
    <w:semiHidden w:val="1"/>
    <w:rsid w:val="000F3CEE"/>
    <w:rPr>
      <w:rFonts w:ascii="Open Sans" w:hAnsi="Open Sans" w:cstheme="majorBidi" w:eastAsiaTheme="majorEastAsia"/>
      <w:color w:val="272727" w:themeColor="text1" w:themeTint="0000D8"/>
      <w:sz w:val="21"/>
      <w:szCs w:val="21"/>
    </w:rPr>
  </w:style>
  <w:style w:type="character" w:styleId="Heading9Char" w:customStyle="1">
    <w:name w:val="Heading 9 Char"/>
    <w:basedOn w:val="DefaultParagraphFont"/>
    <w:link w:val="Heading9"/>
    <w:uiPriority w:val="9"/>
    <w:semiHidden w:val="1"/>
    <w:rsid w:val="000F3CEE"/>
    <w:rPr>
      <w:rFonts w:ascii="Open Sans Light" w:hAnsi="Open Sans Light" w:cstheme="majorBidi" w:eastAsiaTheme="majorEastAsia"/>
      <w:i w:val="1"/>
      <w:iCs w:val="1"/>
      <w:color w:val="272727" w:themeColor="text1" w:themeTint="0000D8"/>
      <w:sz w:val="21"/>
      <w:szCs w:val="21"/>
    </w:rPr>
  </w:style>
  <w:style w:type="character" w:styleId="HeaderChar" w:customStyle="1">
    <w:name w:val="Header Char"/>
    <w:basedOn w:val="DefaultParagraphFont"/>
    <w:link w:val="Header"/>
    <w:uiPriority w:val="99"/>
    <w:rsid w:val="00234D12"/>
    <w:rPr>
      <w:rFonts w:ascii="Open Sans Light" w:cs="Times New Roman" w:hAnsi="Open Sans Light" w:eastAsiaTheme="minorEastAsia"/>
      <w:sz w:val="22"/>
    </w:rPr>
  </w:style>
  <w:style w:type="paragraph" w:styleId="Footer">
    <w:name w:val="footer"/>
    <w:basedOn w:val="Normal"/>
    <w:link w:val="FooterChar"/>
    <w:uiPriority w:val="99"/>
    <w:unhideWhenUsed w:val="1"/>
    <w:rsid w:val="00234D12"/>
    <w:pPr>
      <w:tabs>
        <w:tab w:val="center" w:pos="4680"/>
        <w:tab w:val="right" w:pos="9360"/>
      </w:tabs>
    </w:pPr>
  </w:style>
  <w:style w:type="character" w:styleId="FooterChar" w:customStyle="1">
    <w:name w:val="Footer Char"/>
    <w:basedOn w:val="DefaultParagraphFont"/>
    <w:link w:val="Footer"/>
    <w:uiPriority w:val="99"/>
    <w:rsid w:val="00234D12"/>
    <w:rPr>
      <w:rFonts w:ascii="Open Sans Light" w:cs="Times New Roman" w:hAnsi="Open Sans Light" w:eastAsiaTheme="minorEastAsia"/>
      <w:sz w:val="22"/>
    </w:rPr>
  </w:style>
  <w:style w:type="paragraph" w:styleId="Default" w:customStyle="1">
    <w:name w:val="Default"/>
    <w:rsid w:val="00234D12"/>
    <w:pPr>
      <w:autoSpaceDE w:val="0"/>
      <w:autoSpaceDN w:val="0"/>
      <w:adjustRightInd w:val="0"/>
    </w:pPr>
    <w:rPr>
      <w:rFonts w:ascii="Times New Roman" w:cs="Times New Roman" w:hAnsi="Times New Roman"/>
      <w:color w:val="000000"/>
    </w:rPr>
  </w:style>
  <w:style w:type="character" w:styleId="Emphasis">
    <w:name w:val="Emphasis"/>
    <w:basedOn w:val="DefaultParagraphFont"/>
    <w:uiPriority w:val="20"/>
    <w:qFormat w:val="1"/>
    <w:rsid w:val="00234D12"/>
    <w:rPr>
      <w:i w:val="1"/>
      <w:iCs w:val="1"/>
    </w:rPr>
  </w:style>
  <w:style w:type="character" w:styleId="FollowedHyperlink">
    <w:name w:val="FollowedHyperlink"/>
    <w:basedOn w:val="DefaultParagraphFont"/>
    <w:uiPriority w:val="99"/>
    <w:semiHidden w:val="1"/>
    <w:unhideWhenUsed w:val="1"/>
    <w:rsid w:val="00234D12"/>
    <w:rPr>
      <w:color w:val="954f72" w:themeColor="followedHyperlink"/>
      <w:u w:val="single"/>
    </w:rPr>
  </w:style>
  <w:style w:type="character" w:styleId="PlaceholderText">
    <w:name w:val="Placeholder Text"/>
    <w:basedOn w:val="DefaultParagraphFont"/>
    <w:uiPriority w:val="99"/>
    <w:semiHidden w:val="1"/>
    <w:rsid w:val="00234D12"/>
    <w:rPr>
      <w:color w:val="808080"/>
    </w:rPr>
  </w:style>
  <w:style w:type="character" w:styleId="PageNumber">
    <w:name w:val="page number"/>
    <w:basedOn w:val="DefaultParagraphFont"/>
    <w:uiPriority w:val="99"/>
    <w:semiHidden w:val="1"/>
    <w:unhideWhenUsed w:val="1"/>
    <w:rsid w:val="00484558"/>
  </w:style>
  <w:style w:type="paragraph" w:styleId="header-title" w:customStyle="1">
    <w:name w:val="header-title"/>
    <w:basedOn w:val="Normal"/>
    <w:qFormat w:val="1"/>
    <w:rsid w:val="00912D71"/>
    <w:pPr>
      <w:spacing w:after="0"/>
      <w:ind w:firstLine="0"/>
    </w:pPr>
    <w:rPr>
      <w:rFonts w:ascii="Open Sans SemiBold" w:hAnsi="Open Sans SemiBold"/>
      <w:b w:val="1"/>
      <w:caps w:val="1"/>
      <w:sz w:val="16"/>
    </w:rPr>
  </w:style>
  <w:style w:type="paragraph" w:styleId="header-pages-year" w:customStyle="1">
    <w:name w:val="header-pages-year"/>
    <w:basedOn w:val="header-title"/>
    <w:qFormat w:val="1"/>
    <w:rsid w:val="00912D71"/>
    <w:pPr>
      <w:jc w:val="right"/>
    </w:pPr>
  </w:style>
  <w:style w:type="paragraph" w:styleId="Table-Headers" w:customStyle="1">
    <w:name w:val="Table-Headers"/>
    <w:basedOn w:val="NoSpacing"/>
    <w:qFormat w:val="1"/>
    <w:rsid w:val="009A6BCF"/>
    <w:rPr>
      <w:rFonts w:ascii="Open Sans SemiBold" w:hAnsi="Open Sans SemiBold"/>
      <w:b w:val="1"/>
      <w:sz w:val="16"/>
    </w:rPr>
  </w:style>
  <w:style w:type="paragraph" w:styleId="table-contents" w:customStyle="1">
    <w:name w:val="table-contents"/>
    <w:basedOn w:val="NoSpacing"/>
    <w:qFormat w:val="1"/>
    <w:rsid w:val="00CE6A63"/>
    <w:rPr>
      <w:sz w:val="16"/>
    </w:rPr>
  </w:style>
  <w:style w:type="paragraph" w:styleId="Revision">
    <w:name w:val="Revision"/>
    <w:hidden w:val="1"/>
    <w:uiPriority w:val="99"/>
    <w:semiHidden w:val="1"/>
    <w:rsid w:val="00306FB8"/>
    <w:rPr>
      <w:rFonts w:ascii="Open Sans Light" w:cs="Times New Roman" w:hAnsi="Open Sans Light" w:eastAsiaTheme="minorEastAsia"/>
      <w:sz w:val="20"/>
    </w:rPr>
  </w:style>
  <w:style w:type="character" w:styleId="UnresolvedMention">
    <w:name w:val="Unresolved Mention"/>
    <w:basedOn w:val="DefaultParagraphFont"/>
    <w:uiPriority w:val="99"/>
    <w:rsid w:val="00695586"/>
    <w:rPr>
      <w:color w:val="605e5c"/>
      <w:shd w:color="auto" w:fill="e1dfdd" w:val="clear"/>
    </w:rPr>
  </w:style>
  <w:style w:type="character" w:styleId="author" w:customStyle="1">
    <w:name w:val="author"/>
    <w:basedOn w:val="DefaultParagraphFont"/>
    <w:rsid w:val="00752767"/>
  </w:style>
  <w:style w:type="numbering" w:styleId="CurrentList1" w:customStyle="1">
    <w:name w:val="Current List1"/>
    <w:uiPriority w:val="99"/>
    <w:rsid w:val="00752767"/>
    <w:pPr>
      <w:numPr>
        <w:numId w:val="20"/>
      </w:numPr>
    </w:pPr>
  </w:style>
  <w:style w:type="character" w:styleId="CommentReference">
    <w:name w:val="annotation reference"/>
    <w:basedOn w:val="DefaultParagraphFont"/>
    <w:uiPriority w:val="99"/>
    <w:semiHidden w:val="1"/>
    <w:unhideWhenUsed w:val="1"/>
    <w:rsid w:val="00EC31B8"/>
    <w:rPr>
      <w:sz w:val="16"/>
      <w:szCs w:val="16"/>
    </w:rPr>
  </w:style>
  <w:style w:type="paragraph" w:styleId="CommentText">
    <w:name w:val="annotation text"/>
    <w:basedOn w:val="Normal"/>
    <w:link w:val="CommentTextChar"/>
    <w:uiPriority w:val="99"/>
    <w:semiHidden w:val="1"/>
    <w:unhideWhenUsed w:val="1"/>
    <w:rsid w:val="00EC31B8"/>
    <w:pPr>
      <w:spacing w:line="240" w:lineRule="auto"/>
    </w:pPr>
    <w:rPr>
      <w:szCs w:val="20"/>
    </w:rPr>
  </w:style>
  <w:style w:type="character" w:styleId="CommentTextChar" w:customStyle="1">
    <w:name w:val="Comment Text Char"/>
    <w:basedOn w:val="DefaultParagraphFont"/>
    <w:link w:val="CommentText"/>
    <w:uiPriority w:val="99"/>
    <w:semiHidden w:val="1"/>
    <w:rsid w:val="00EC31B8"/>
    <w:rPr>
      <w:rFonts w:ascii="Open Sans Light" w:cs="Times New Roman" w:hAnsi="Open Sans Light" w:eastAsiaTheme="minorEastAsia"/>
      <w:sz w:val="20"/>
      <w:szCs w:val="20"/>
    </w:rPr>
  </w:style>
  <w:style w:type="paragraph" w:styleId="CommentSubject">
    <w:name w:val="annotation subject"/>
    <w:basedOn w:val="CommentText"/>
    <w:next w:val="CommentText"/>
    <w:link w:val="CommentSubjectChar"/>
    <w:uiPriority w:val="99"/>
    <w:semiHidden w:val="1"/>
    <w:unhideWhenUsed w:val="1"/>
    <w:rsid w:val="00EC31B8"/>
    <w:rPr>
      <w:b w:val="1"/>
      <w:bCs w:val="1"/>
    </w:rPr>
  </w:style>
  <w:style w:type="character" w:styleId="CommentSubjectChar" w:customStyle="1">
    <w:name w:val="Comment Subject Char"/>
    <w:basedOn w:val="CommentTextChar"/>
    <w:link w:val="CommentSubject"/>
    <w:uiPriority w:val="99"/>
    <w:semiHidden w:val="1"/>
    <w:rsid w:val="00EC31B8"/>
    <w:rPr>
      <w:rFonts w:ascii="Open Sans Light" w:cs="Times New Roman" w:hAnsi="Open Sans Light" w:eastAsiaTheme="minorEastAsia"/>
      <w:b w:val="1"/>
      <w:bCs w:val="1"/>
      <w:sz w:val="20"/>
      <w:szCs w:val="20"/>
    </w:rPr>
  </w:style>
  <w:style w:type="character" w:styleId="issue-heading" w:customStyle="1">
    <w:name w:val="issue-heading"/>
    <w:basedOn w:val="DefaultParagraphFont"/>
    <w:rsid w:val="00183DC7"/>
  </w:style>
  <w:style w:type="character" w:styleId="articleheadline" w:customStyle="1">
    <w:name w:val="article__headline"/>
    <w:basedOn w:val="DefaultParagraphFont"/>
    <w:rsid w:val="00210B2A"/>
  </w:style>
  <w:style w:type="character" w:styleId="HTMLCite">
    <w:name w:val="HTML Cite"/>
    <w:basedOn w:val="DefaultParagraphFont"/>
    <w:uiPriority w:val="99"/>
    <w:semiHidden w:val="1"/>
    <w:unhideWhenUsed w:val="1"/>
    <w:rsid w:val="004002C2"/>
    <w:rPr>
      <w:i w:val="1"/>
      <w:iCs w:val="1"/>
    </w:rPr>
  </w:style>
  <w:style w:type="character" w:styleId="cs1-lock-free" w:customStyle="1">
    <w:name w:val="cs1-lock-free"/>
    <w:basedOn w:val="DefaultParagraphFont"/>
    <w:rsid w:val="004002C2"/>
  </w:style>
  <w:style w:type="paragraph" w:styleId="single-title" w:customStyle="1">
    <w:name w:val="single-title"/>
    <w:basedOn w:val="Normal"/>
    <w:rsid w:val="009137DF"/>
    <w:pPr>
      <w:spacing w:after="100" w:afterAutospacing="1" w:before="100" w:beforeAutospacing="1" w:line="240" w:lineRule="auto"/>
      <w:ind w:firstLine="0"/>
    </w:pPr>
    <w:rPr>
      <w:rFonts w:ascii="Times New Roman" w:eastAsia="Times New Roman" w:hAnsi="Times New Roman"/>
      <w:sz w:val="24"/>
    </w:rPr>
  </w:style>
  <w:style w:type="paragraph" w:styleId="HTMLPreformatted">
    <w:name w:val="HTML Preformatted"/>
    <w:basedOn w:val="Normal"/>
    <w:link w:val="HTMLPreformattedChar"/>
    <w:uiPriority w:val="99"/>
    <w:rsid w:val="00D62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1"/>
      <w:spacing w:after="0" w:line="240" w:lineRule="auto"/>
      <w:ind w:firstLine="0"/>
    </w:pPr>
    <w:rPr>
      <w:rFonts w:ascii="GaramondMT" w:cs="GaramondMT" w:eastAsia="Calibri Light" w:hAnsi="GaramondMT"/>
      <w:szCs w:val="20"/>
      <w:lang w:eastAsia="zh-CN"/>
    </w:rPr>
  </w:style>
  <w:style w:type="character" w:styleId="HTMLPreformattedChar" w:customStyle="1">
    <w:name w:val="HTML Preformatted Char"/>
    <w:basedOn w:val="DefaultParagraphFont"/>
    <w:link w:val="HTMLPreformatted"/>
    <w:uiPriority w:val="99"/>
    <w:rsid w:val="00D62BFF"/>
    <w:rPr>
      <w:rFonts w:ascii="GaramondMT" w:cs="GaramondMT" w:eastAsia="Calibri Light" w:hAnsi="GaramondMT"/>
      <w:sz w:val="20"/>
      <w:szCs w:val="20"/>
      <w:lang w:eastAsia="zh-C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jc w:val="both"/>
    </w:pPr>
    <w:tblPr>
      <w:tblStyleRowBandSize w:val="1"/>
      <w:tblStyleColBandSize w:val="1"/>
      <w:tblCellMar>
        <w:top w:w="144.0" w:type="dxa"/>
        <w:left w:w="144.0" w:type="dxa"/>
        <w:bottom w:w="144.0" w:type="dxa"/>
        <w:right w:w="144.0" w:type="dxa"/>
      </w:tblCellMar>
    </w:tblPr>
  </w:style>
  <w:style w:type="table" w:styleId="Table2">
    <w:basedOn w:val="TableNormal"/>
    <w:pPr>
      <w:jc w:val="both"/>
    </w:pPr>
    <w:tblPr>
      <w:tblStyleRowBandSize w:val="1"/>
      <w:tblStyleColBandSize w:val="1"/>
      <w:tblCellMar>
        <w:top w:w="144.0" w:type="dxa"/>
        <w:left w:w="144.0" w:type="dxa"/>
        <w:bottom w:w="144.0" w:type="dxa"/>
        <w:right w:w="144.0" w:type="dxa"/>
      </w:tblCellMar>
    </w:tblPr>
  </w:style>
  <w:style w:type="table" w:styleId="Table3">
    <w:basedOn w:val="TableNormal"/>
    <w:pPr>
      <w:jc w:val="both"/>
    </w:pPr>
    <w:tblPr>
      <w:tblStyleRowBandSize w:val="1"/>
      <w:tblStyleColBandSize w:val="1"/>
      <w:tblCellMar>
        <w:top w:w="144.0" w:type="dxa"/>
        <w:left w:w="144.0" w:type="dxa"/>
        <w:bottom w:w="144.0" w:type="dxa"/>
        <w:right w:w="144.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jc w:val="both"/>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papers.ssrn.com/sol3/papers.cfm?abstract_id=3547734" TargetMode="External"/><Relationship Id="rId22" Type="http://schemas.openxmlformats.org/officeDocument/2006/relationships/hyperlink" Target="https://naim-kabir.medium.com/the-fraud-of-dr-shiva-ayyadurai-oakland-county-michigan-1bc51bcebf1b" TargetMode="External"/><Relationship Id="rId21" Type="http://schemas.openxmlformats.org/officeDocument/2006/relationships/hyperlink" Target="https://statmodeling.stat.columbia.edu/2021/08/21/alex-jones-and-the-fallacy-of-the-one-sided-bet/" TargetMode="External"/><Relationship Id="rId24" Type="http://schemas.openxmlformats.org/officeDocument/2006/relationships/hyperlink" Target="https://www.youtube.com/watch?v=aokNwKx7gM8" TargetMode="External"/><Relationship Id="rId23" Type="http://schemas.openxmlformats.org/officeDocument/2006/relationships/hyperlink" Target="http://www-personal.umich.edu/~wmebane/inapB.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mailto:cervas@cmu.edu" TargetMode="External"/><Relationship Id="rId26" Type="http://schemas.openxmlformats.org/officeDocument/2006/relationships/header" Target="header1.xml"/><Relationship Id="rId25" Type="http://schemas.openxmlformats.org/officeDocument/2006/relationships/hyperlink" Target="https://thefederalist.com/2020/11/23/5-more-ways-joe-biden-magically-outperformed-election-norms/" TargetMode="External"/><Relationship Id="rId28" Type="http://schemas.openxmlformats.org/officeDocument/2006/relationships/footer" Target="footer1.xml"/><Relationship Id="rId27" Type="http://schemas.openxmlformats.org/officeDocument/2006/relationships/header" Target="head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hyperlink" Target="mailto:bgrofman@uci.edu" TargetMode="External"/><Relationship Id="rId11" Type="http://schemas.openxmlformats.org/officeDocument/2006/relationships/hyperlink" Target="https://www.cambridge.org/core/journals/political-analysis/article/benfords-law-and-the-detection-of-election-fraud/3B1D64E822371C461AF3C61CE91AAF6D" TargetMode="External"/><Relationship Id="rId10" Type="http://schemas.openxmlformats.org/officeDocument/2006/relationships/hyperlink" Target="https://www.youtube.com/watch?v=Ztu5Y5obWPk" TargetMode="External"/><Relationship Id="rId13" Type="http://schemas.openxmlformats.org/officeDocument/2006/relationships/hyperlink" Target="https://doi.org/10.1093%2Fpan%2Fmpr014" TargetMode="External"/><Relationship Id="rId12" Type="http://schemas.openxmlformats.org/officeDocument/2006/relationships/hyperlink" Target="https://en.wikipedia.org/wiki/Doi_(identifier)" TargetMode="External"/><Relationship Id="rId15" Type="http://schemas.openxmlformats.org/officeDocument/2006/relationships/hyperlink" Target="https://www.worldcat.org/issn/1047-1987" TargetMode="External"/><Relationship Id="rId14" Type="http://schemas.openxmlformats.org/officeDocument/2006/relationships/hyperlink" Target="https://en.wikipedia.org/wiki/ISSN_(identifier)" TargetMode="External"/><Relationship Id="rId17" Type="http://schemas.openxmlformats.org/officeDocument/2006/relationships/hyperlink" Target="https://dx.doi.org/10.1073%2Fpnas.2103619118" TargetMode="External"/><Relationship Id="rId16" Type="http://schemas.openxmlformats.org/officeDocument/2006/relationships/hyperlink" Target="https://www.economist.com/graphic-detail/2021/10/11/russian-elections-once-again-had-a-suspiciously-neat-result" TargetMode="External"/><Relationship Id="rId19" Type="http://schemas.openxmlformats.org/officeDocument/2006/relationships/hyperlink" Target="https://heinonline.org/HOL/P?h=hein.journals/jlp28&amp;i=517" TargetMode="External"/><Relationship Id="rId18" Type="http://schemas.openxmlformats.org/officeDocument/2006/relationships/hyperlink" Target="https://books.google.com/books?id=-CnZDwAAQBAJ"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CambriaMath-regular.ttf"/><Relationship Id="rId10" Type="http://schemas.openxmlformats.org/officeDocument/2006/relationships/font" Target="fonts/OpenSansLight-boldItalic.ttf"/><Relationship Id="rId13" Type="http://schemas.openxmlformats.org/officeDocument/2006/relationships/font" Target="fonts/OpenSans-bold.ttf"/><Relationship Id="rId12" Type="http://schemas.openxmlformats.org/officeDocument/2006/relationships/font" Target="fonts/OpenSans-regular.ttf"/><Relationship Id="rId1" Type="http://schemas.openxmlformats.org/officeDocument/2006/relationships/font" Target="fonts/OpenSansSemiBold-regular.ttf"/><Relationship Id="rId2" Type="http://schemas.openxmlformats.org/officeDocument/2006/relationships/font" Target="fonts/OpenSansSemiBold-bold.ttf"/><Relationship Id="rId3" Type="http://schemas.openxmlformats.org/officeDocument/2006/relationships/font" Target="fonts/OpenSansSemiBold-italic.ttf"/><Relationship Id="rId4" Type="http://schemas.openxmlformats.org/officeDocument/2006/relationships/font" Target="fonts/OpenSansSemiBold-boldItalic.ttf"/><Relationship Id="rId9" Type="http://schemas.openxmlformats.org/officeDocument/2006/relationships/font" Target="fonts/OpenSansLight-italic.ttf"/><Relationship Id="rId15" Type="http://schemas.openxmlformats.org/officeDocument/2006/relationships/font" Target="fonts/OpenSans-boldItalic.ttf"/><Relationship Id="rId14" Type="http://schemas.openxmlformats.org/officeDocument/2006/relationships/font" Target="fonts/OpenSans-italic.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OpenSansLight-regular.ttf"/><Relationship Id="rId8" Type="http://schemas.openxmlformats.org/officeDocument/2006/relationships/font" Target="fonts/OpenSansLight-bold.ttf"/></Relationships>
</file>

<file path=word/_rels/footnotes.xml.rels><?xml version="1.0" encoding="UTF-8" standalone="yes"?><Relationships xmlns="http://schemas.openxmlformats.org/package/2006/relationships"><Relationship Id="rId1" Type="http://schemas.openxmlformats.org/officeDocument/2006/relationships/hyperlink" Target="https://apnews.com/article/fact-checking-afs:Content:9848943909" TargetMode="External"/><Relationship Id="rId2" Type="http://schemas.openxmlformats.org/officeDocument/2006/relationships/hyperlink" Target="https://www.bloomberg.com/news/articles/2020-11-03/a-complete-guide-to-misleading-election-maps" TargetMode="External"/><Relationship Id="rId3" Type="http://schemas.openxmlformats.org/officeDocument/2006/relationships/hyperlink" Target="https://reason.com/volokh/2020/12/09/more-on-statistical-stupidity-at-scotus/" TargetMode="External"/><Relationship Id="rId4" Type="http://schemas.openxmlformats.org/officeDocument/2006/relationships/hyperlink" Target="https://statmodeling.stat.columbia.edu/2020/12/08/the-p-value-is-4-76x10%E2%88%92264-1-in-a-quadrillion/" TargetMode="External"/><Relationship Id="rId11" Type="http://schemas.openxmlformats.org/officeDocument/2006/relationships/hyperlink" Target="https://www.ncsl.org/research/elections-and-campaigns/vopp-table-15-states-that-permit-voters-to-correct-signature-discrepancies.aspx" TargetMode="External"/><Relationship Id="rId10" Type="http://schemas.openxmlformats.org/officeDocument/2006/relationships/hyperlink" Target="https://www.votespa.com/Pages/default.aspx" TargetMode="External"/><Relationship Id="rId12" Type="http://schemas.openxmlformats.org/officeDocument/2006/relationships/hyperlink" Target="https://twitter.com/davidchapman141/status/1315440579485069314?s=20" TargetMode="External"/><Relationship Id="rId9" Type="http://schemas.openxmlformats.org/officeDocument/2006/relationships/hyperlink" Target="https://www.newsweek.com/ohio-secretary-state-touts-security-election-process-after-referring-27-fraud-cases-1675215" TargetMode="External"/><Relationship Id="rId5" Type="http://schemas.openxmlformats.org/officeDocument/2006/relationships/hyperlink" Target="https://www.supremecourt.gov/DocketPDF/22/22O155/163048/20201208132827887_TX-v-State-ExpedMot%202020-12-07%20FINAL.pdf" TargetMode="External"/><Relationship Id="rId6" Type="http://schemas.openxmlformats.org/officeDocument/2006/relationships/hyperlink" Target="https://en.wikipedia.org/wiki/Birthday_problem#Calculating_the_probability" TargetMode="External"/><Relationship Id="rId7" Type="http://schemas.openxmlformats.org/officeDocument/2006/relationships/hyperlink" Target="https://www.statisticshowto.com/same-birthday-odds/" TargetMode="External"/><Relationship Id="rId8" Type="http://schemas.openxmlformats.org/officeDocument/2006/relationships/hyperlink" Target="https://en.wikipedia.org/wiki/Benford%27s_law#cite_note-3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6glx+GTLtekB3OS+kHrcJOqryA==">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2021-06-09T15:33:00Z</dcterms:created>
  <dc:creator>Jonathan Cervas &amp; Bernard Grofman</dc:creator>
</cp:coreProperties>
</file>